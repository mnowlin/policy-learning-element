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E585" w14:textId="59279B02" w:rsidR="00486913" w:rsidRPr="00DE7F6E" w:rsidRDefault="00266379">
      <w:pPr>
        <w:jc w:val="center"/>
        <w:rPr>
          <w:rFonts w:ascii="Times New Roman" w:hAnsi="Times New Roman"/>
          <w:b/>
          <w:color w:val="000000" w:themeColor="text1"/>
          <w:sz w:val="34"/>
          <w:rPrChange w:id="0" w:author="Bishoy Zaki" w:date="2026-02-16T14:24:00Z" w16du:dateUtc="2026-02-16T13:24:00Z">
            <w:rPr>
              <w:rFonts w:ascii="Times New Roman" w:hAnsi="Times New Roman"/>
              <w:color w:val="000000" w:themeColor="text1"/>
              <w:sz w:val="32"/>
            </w:rPr>
          </w:rPrChange>
        </w:rPr>
        <w:pPrChange w:id="1" w:author="Bishoy Zaki" w:date="2026-02-16T14:24:00Z" w16du:dateUtc="2026-02-16T13:24:00Z">
          <w:pPr/>
        </w:pPrChange>
      </w:pPr>
      <w:r w:rsidRPr="00DE7F6E">
        <w:rPr>
          <w:rFonts w:ascii="Times New Roman" w:hAnsi="Times New Roman"/>
          <w:b/>
          <w:color w:val="000000" w:themeColor="text1"/>
          <w:sz w:val="34"/>
          <w:rPrChange w:id="2" w:author="Bishoy Zaki" w:date="2026-02-16T14:24:00Z" w16du:dateUtc="2026-02-16T13:24:00Z">
            <w:rPr>
              <w:rFonts w:ascii="Times New Roman" w:hAnsi="Times New Roman"/>
              <w:color w:val="000000" w:themeColor="text1"/>
              <w:sz w:val="32"/>
            </w:rPr>
          </w:rPrChange>
        </w:rPr>
        <w:t>Policy Learning and Information Processing Dynamics</w:t>
      </w:r>
    </w:p>
    <w:p w14:paraId="233EE586" w14:textId="77777777" w:rsidR="00486913" w:rsidRPr="00DA5246" w:rsidRDefault="00266379">
      <w:pPr>
        <w:pStyle w:val="Heading1"/>
        <w:spacing w:after="240"/>
        <w:rPr>
          <w:rFonts w:ascii="Times New Roman" w:hAnsi="Times New Roman"/>
          <w:b/>
          <w:color w:val="000000" w:themeColor="text1"/>
          <w:lang w:val="en-GB"/>
          <w:rPrChange w:id="3" w:author="Bishoy Zaki" w:date="2026-02-16T14:24:00Z" w16du:dateUtc="2026-02-16T13:24:00Z">
            <w:rPr>
              <w:rFonts w:ascii="Times New Roman" w:hAnsi="Times New Roman"/>
              <w:color w:val="000000" w:themeColor="text1"/>
            </w:rPr>
          </w:rPrChange>
        </w:rPr>
        <w:pPrChange w:id="4" w:author="Bishoy Zaki" w:date="2026-02-16T14:24:00Z" w16du:dateUtc="2026-02-16T13:24:00Z">
          <w:pPr>
            <w:pStyle w:val="Heading1"/>
          </w:pPr>
        </w:pPrChange>
      </w:pPr>
      <w:bookmarkStart w:id="5" w:name="_Toc220404596"/>
      <w:bookmarkStart w:id="6" w:name="introduction"/>
      <w:r w:rsidRPr="00DA5246">
        <w:rPr>
          <w:rFonts w:ascii="Times New Roman" w:hAnsi="Times New Roman"/>
          <w:b/>
          <w:color w:val="000000" w:themeColor="text1"/>
          <w:lang w:val="en-GB"/>
          <w:rPrChange w:id="7" w:author="Bishoy Zaki" w:date="2026-02-16T14:24:00Z" w16du:dateUtc="2026-02-16T13:24:00Z">
            <w:rPr>
              <w:rFonts w:ascii="Times New Roman" w:hAnsi="Times New Roman"/>
              <w:color w:val="000000" w:themeColor="text1"/>
            </w:rPr>
          </w:rPrChange>
        </w:rPr>
        <w:t>1. Introduction</w:t>
      </w:r>
      <w:bookmarkEnd w:id="5"/>
    </w:p>
    <w:p w14:paraId="233EE587" w14:textId="77777777" w:rsidR="00486913" w:rsidRPr="00EE26F4" w:rsidRDefault="001B54B5">
      <w:pPr>
        <w:rPr>
          <w:del w:id="8" w:author="Bishoy Zaki" w:date="2026-02-16T14:24:00Z" w16du:dateUtc="2026-02-16T13:24:00Z"/>
          <w:rFonts w:ascii="Times New Roman" w:hAnsi="Times New Roman" w:cs="Times New Roman"/>
          <w:color w:val="000000" w:themeColor="text1"/>
        </w:rPr>
      </w:pPr>
      <w:bookmarkStart w:id="9" w:name="policy-learning-a-background"/>
      <w:del w:id="10" w:author="Bishoy Zaki" w:date="2026-02-16T14:24:00Z" w16du:dateUtc="2026-02-16T13:24:00Z">
        <w:r w:rsidRPr="00EE26F4">
          <w:rPr>
            <w:rFonts w:ascii="Times New Roman" w:hAnsi="Times New Roman" w:cs="Times New Roman"/>
            <w:color w:val="000000" w:themeColor="text1"/>
          </w:rPr>
          <w:delText>1.1 Policy Learning: A Background</w:delText>
        </w:r>
      </w:del>
    </w:p>
    <w:p w14:paraId="233EE588" w14:textId="00DC5D58" w:rsidR="00486913" w:rsidRPr="0055433B" w:rsidRDefault="00266379">
      <w:pPr>
        <w:spacing w:line="480" w:lineRule="auto"/>
        <w:ind w:firstLine="720"/>
        <w:jc w:val="both"/>
        <w:rPr>
          <w:rFonts w:ascii="Times New Roman" w:hAnsi="Times New Roman" w:cs="Times New Roman"/>
          <w:color w:val="000000" w:themeColor="text1"/>
        </w:rPr>
        <w:pPrChange w:id="11" w:author="Bishoy Zaki" w:date="2026-02-16T14:24:00Z" w16du:dateUtc="2026-02-16T13:24:00Z">
          <w:pPr/>
        </w:pPrChange>
      </w:pPr>
      <w:r w:rsidRPr="0055433B">
        <w:rPr>
          <w:rFonts w:ascii="Times New Roman" w:hAnsi="Times New Roman" w:cs="Times New Roman"/>
          <w:color w:val="000000" w:themeColor="text1"/>
        </w:rPr>
        <w:t>Why do policy actors do what they do? Why and how does a policy</w:t>
      </w:r>
      <w:ins w:id="12" w:author="Bishoy Zaki" w:date="2026-02-16T14:24:00Z" w16du:dateUtc="2026-02-16T13:24:00Z">
        <w:r w:rsidR="00D975F3" w:rsidRPr="0055433B">
          <w:rPr>
            <w:rFonts w:ascii="Times New Roman" w:hAnsi="Times New Roman" w:cs="Times New Roman"/>
            <w:color w:val="000000" w:themeColor="text1"/>
          </w:rPr>
          <w:t xml:space="preserve"> or a particular institutional arrangement</w:t>
        </w:r>
      </w:ins>
      <w:r w:rsidRPr="0055433B">
        <w:rPr>
          <w:rFonts w:ascii="Times New Roman" w:hAnsi="Times New Roman" w:cs="Times New Roman"/>
          <w:color w:val="000000" w:themeColor="text1"/>
        </w:rPr>
        <w:t xml:space="preserve"> change or remain immutable? Those are some of the most quintessential puzzles in public policy research and practice. Several theoretical approaches and frameworks have endeavored to solve these puzzles. For example, by </w:t>
      </w:r>
      <w:del w:id="13" w:author="Bishoy Zaki" w:date="2026-02-16T14:24:00Z" w16du:dateUtc="2026-02-16T13:24:00Z">
        <w:r w:rsidR="001B54B5" w:rsidRPr="00EE26F4">
          <w:rPr>
            <w:rFonts w:ascii="Times New Roman" w:hAnsi="Times New Roman" w:cs="Times New Roman"/>
            <w:color w:val="000000" w:themeColor="text1"/>
          </w:rPr>
          <w:delText>focusing on</w:delText>
        </w:r>
      </w:del>
      <w:ins w:id="14" w:author="Bishoy Zaki" w:date="2026-02-16T14:24:00Z" w16du:dateUtc="2026-02-16T13:24:00Z">
        <w:r w:rsidR="00E82F3D" w:rsidRPr="0055433B">
          <w:rPr>
            <w:rFonts w:ascii="Times New Roman" w:hAnsi="Times New Roman" w:cs="Times New Roman"/>
            <w:color w:val="000000" w:themeColor="text1"/>
          </w:rPr>
          <w:t>looking at</w:t>
        </w:r>
      </w:ins>
      <w:r w:rsidRPr="0055433B">
        <w:rPr>
          <w:rFonts w:ascii="Times New Roman" w:hAnsi="Times New Roman" w:cs="Times New Roman"/>
          <w:color w:val="000000" w:themeColor="text1"/>
        </w:rPr>
        <w:t xml:space="preserve"> changes in beliefs and coalitions (Sabatier &amp; Jenkins-Smith, 1993), </w:t>
      </w:r>
      <w:ins w:id="15" w:author="Bishoy Zaki" w:date="2026-02-16T14:24:00Z" w16du:dateUtc="2026-02-16T13:24:00Z">
        <w:r w:rsidR="00E82F3D" w:rsidRPr="0055433B">
          <w:rPr>
            <w:rFonts w:ascii="Times New Roman" w:hAnsi="Times New Roman" w:cs="Times New Roman"/>
            <w:color w:val="000000" w:themeColor="text1"/>
          </w:rPr>
          <w:t xml:space="preserve">shifting components of </w:t>
        </w:r>
      </w:ins>
      <w:r w:rsidRPr="0055433B">
        <w:rPr>
          <w:rFonts w:ascii="Times New Roman" w:hAnsi="Times New Roman" w:cs="Times New Roman"/>
          <w:color w:val="000000" w:themeColor="text1"/>
        </w:rPr>
        <w:t>institutional arrangements</w:t>
      </w:r>
      <w:r w:rsidR="00B92D1D" w:rsidRPr="0055433B">
        <w:rPr>
          <w:rFonts w:ascii="Times New Roman" w:hAnsi="Times New Roman" w:cs="Times New Roman"/>
          <w:color w:val="000000" w:themeColor="text1"/>
        </w:rPr>
        <w:t xml:space="preserve"> </w:t>
      </w:r>
      <w:ins w:id="16" w:author="Bishoy Zaki" w:date="2026-02-16T14:24:00Z" w16du:dateUtc="2026-02-16T13:24:00Z">
        <w:r w:rsidR="00B92D1D" w:rsidRPr="0055433B">
          <w:rPr>
            <w:rFonts w:ascii="Times New Roman" w:hAnsi="Times New Roman" w:cs="Times New Roman"/>
            <w:color w:val="000000" w:themeColor="text1"/>
          </w:rPr>
          <w:t>over time</w:t>
        </w:r>
        <w:r w:rsidRPr="0055433B">
          <w:rPr>
            <w:rFonts w:ascii="Times New Roman" w:hAnsi="Times New Roman" w:cs="Times New Roman"/>
            <w:color w:val="000000" w:themeColor="text1"/>
          </w:rPr>
          <w:t xml:space="preserve"> </w:t>
        </w:r>
      </w:ins>
      <w:r w:rsidRPr="0055433B">
        <w:rPr>
          <w:rFonts w:ascii="Times New Roman" w:hAnsi="Times New Roman" w:cs="Times New Roman"/>
          <w:color w:val="000000" w:themeColor="text1"/>
        </w:rPr>
        <w:t xml:space="preserve">(Ostrom, 1990), </w:t>
      </w:r>
      <w:ins w:id="17" w:author="Bishoy Zaki" w:date="2026-02-16T14:24:00Z" w16du:dateUtc="2026-02-16T13:24:00Z">
        <w:r w:rsidR="001A06A7" w:rsidRPr="0055433B">
          <w:rPr>
            <w:rFonts w:ascii="Times New Roman" w:hAnsi="Times New Roman" w:cs="Times New Roman"/>
            <w:color w:val="000000" w:themeColor="text1"/>
          </w:rPr>
          <w:t xml:space="preserve">the </w:t>
        </w:r>
      </w:ins>
      <w:r w:rsidRPr="0055433B">
        <w:rPr>
          <w:rFonts w:ascii="Times New Roman" w:hAnsi="Times New Roman" w:cs="Times New Roman"/>
          <w:color w:val="000000" w:themeColor="text1"/>
        </w:rPr>
        <w:t xml:space="preserve">mechanisms of policy adjustment (Lindblom, 1959), </w:t>
      </w:r>
      <w:ins w:id="18" w:author="Bishoy Zaki" w:date="2026-02-16T14:24:00Z" w16du:dateUtc="2026-02-16T13:24:00Z">
        <w:r w:rsidR="00E82F3D" w:rsidRPr="0055433B">
          <w:rPr>
            <w:rFonts w:ascii="Times New Roman" w:hAnsi="Times New Roman" w:cs="Times New Roman"/>
            <w:color w:val="000000" w:themeColor="text1"/>
          </w:rPr>
          <w:t xml:space="preserve">the </w:t>
        </w:r>
      </w:ins>
      <w:r w:rsidRPr="0055433B">
        <w:rPr>
          <w:rFonts w:ascii="Times New Roman" w:hAnsi="Times New Roman" w:cs="Times New Roman"/>
          <w:color w:val="000000" w:themeColor="text1"/>
        </w:rPr>
        <w:t xml:space="preserve">diffusion of policy ideas across political jurisdictions (Braun &amp; Gilardi, 2006), </w:t>
      </w:r>
      <w:del w:id="19" w:author="Bishoy Zaki" w:date="2026-02-16T14:24:00Z" w16du:dateUtc="2026-02-16T13:24:00Z">
        <w:r w:rsidR="001B54B5" w:rsidRPr="00EE26F4">
          <w:rPr>
            <w:rFonts w:ascii="Times New Roman" w:hAnsi="Times New Roman" w:cs="Times New Roman"/>
            <w:color w:val="000000" w:themeColor="text1"/>
          </w:rPr>
          <w:delText>policy</w:delText>
        </w:r>
      </w:del>
      <w:ins w:id="20" w:author="Bishoy Zaki" w:date="2026-02-16T14:24:00Z" w16du:dateUtc="2026-02-16T13:24:00Z">
        <w:r w:rsidR="00E82F3D" w:rsidRPr="0055433B">
          <w:rPr>
            <w:rFonts w:ascii="Times New Roman" w:hAnsi="Times New Roman" w:cs="Times New Roman"/>
            <w:color w:val="000000" w:themeColor="text1"/>
          </w:rPr>
          <w:t xml:space="preserve">the </w:t>
        </w:r>
        <w:r w:rsidR="00935736">
          <w:rPr>
            <w:rFonts w:ascii="Times New Roman" w:hAnsi="Times New Roman" w:cs="Times New Roman"/>
            <w:color w:val="000000" w:themeColor="text1"/>
          </w:rPr>
          <w:t>interplay between</w:t>
        </w:r>
        <w:r w:rsidR="00E82F3D" w:rsidRPr="0055433B">
          <w:rPr>
            <w:rFonts w:ascii="Times New Roman" w:hAnsi="Times New Roman" w:cs="Times New Roman"/>
            <w:color w:val="000000" w:themeColor="text1"/>
          </w:rPr>
          <w:t xml:space="preserve"> external events </w:t>
        </w:r>
        <w:r w:rsidR="00A87B97" w:rsidRPr="0055433B">
          <w:rPr>
            <w:rFonts w:ascii="Times New Roman" w:hAnsi="Times New Roman" w:cs="Times New Roman"/>
            <w:color w:val="000000" w:themeColor="text1"/>
          </w:rPr>
          <w:t xml:space="preserve">and </w:t>
        </w:r>
        <w:r w:rsidR="00935736">
          <w:rPr>
            <w:rFonts w:ascii="Times New Roman" w:hAnsi="Times New Roman" w:cs="Times New Roman"/>
            <w:color w:val="000000" w:themeColor="text1"/>
          </w:rPr>
          <w:t>institutional</w:t>
        </w:r>
      </w:ins>
      <w:r w:rsidR="00A87B97" w:rsidRPr="0055433B">
        <w:rPr>
          <w:rFonts w:ascii="Times New Roman" w:hAnsi="Times New Roman" w:cs="Times New Roman"/>
          <w:color w:val="000000" w:themeColor="text1"/>
        </w:rPr>
        <w:t xml:space="preserve"> dynamics </w:t>
      </w:r>
      <w:del w:id="21" w:author="Bishoy Zaki" w:date="2026-02-16T14:24:00Z" w16du:dateUtc="2026-02-16T13:24:00Z">
        <w:r w:rsidR="001B54B5" w:rsidRPr="00EE26F4">
          <w:rPr>
            <w:rFonts w:ascii="Times New Roman" w:hAnsi="Times New Roman" w:cs="Times New Roman"/>
            <w:color w:val="000000" w:themeColor="text1"/>
          </w:rPr>
          <w:delText xml:space="preserve">and patterns of policy change </w:delText>
        </w:r>
      </w:del>
      <w:r w:rsidRPr="0055433B">
        <w:rPr>
          <w:rFonts w:ascii="Times New Roman" w:hAnsi="Times New Roman" w:cs="Times New Roman"/>
          <w:color w:val="000000" w:themeColor="text1"/>
        </w:rPr>
        <w:t xml:space="preserve">(Baumgartner &amp; Jones, 1993), or the </w:t>
      </w:r>
      <w:del w:id="22" w:author="Bishoy Zaki" w:date="2026-02-16T14:24:00Z" w16du:dateUtc="2026-02-16T13:24:00Z">
        <w:r w:rsidR="001B54B5" w:rsidRPr="00EE26F4">
          <w:rPr>
            <w:rFonts w:ascii="Times New Roman" w:hAnsi="Times New Roman" w:cs="Times New Roman"/>
            <w:color w:val="000000" w:themeColor="text1"/>
          </w:rPr>
          <w:delText>role</w:delText>
        </w:r>
      </w:del>
      <w:ins w:id="23" w:author="Bishoy Zaki" w:date="2026-02-16T14:24:00Z" w16du:dateUtc="2026-02-16T13:24:00Z">
        <w:r w:rsidR="003873DE" w:rsidRPr="0055433B">
          <w:rPr>
            <w:rFonts w:ascii="Times New Roman" w:hAnsi="Times New Roman" w:cs="Times New Roman"/>
            <w:color w:val="000000" w:themeColor="text1"/>
          </w:rPr>
          <w:t>influence</w:t>
        </w:r>
      </w:ins>
      <w:r w:rsidRPr="0055433B">
        <w:rPr>
          <w:rFonts w:ascii="Times New Roman" w:hAnsi="Times New Roman" w:cs="Times New Roman"/>
          <w:color w:val="000000" w:themeColor="text1"/>
        </w:rPr>
        <w:t xml:space="preserve"> of policy entrepreneurs in coupling problems, solutions, </w:t>
      </w:r>
      <w:del w:id="24" w:author="Bishoy Zaki" w:date="2026-02-16T14:24:00Z" w16du:dateUtc="2026-02-16T13:24:00Z">
        <w:r w:rsidR="001B54B5" w:rsidRPr="00EE26F4">
          <w:rPr>
            <w:rFonts w:ascii="Times New Roman" w:hAnsi="Times New Roman" w:cs="Times New Roman"/>
            <w:color w:val="000000" w:themeColor="text1"/>
          </w:rPr>
          <w:delText>and</w:delText>
        </w:r>
      </w:del>
      <w:ins w:id="25" w:author="Bishoy Zaki" w:date="2026-02-16T14:24:00Z" w16du:dateUtc="2026-02-16T13:24:00Z">
        <w:r w:rsidR="008B665F" w:rsidRPr="0055433B">
          <w:rPr>
            <w:rFonts w:ascii="Times New Roman" w:hAnsi="Times New Roman" w:cs="Times New Roman"/>
            <w:color w:val="000000" w:themeColor="text1"/>
          </w:rPr>
          <w:t>with</w:t>
        </w:r>
      </w:ins>
      <w:r w:rsidR="008B665F" w:rsidRPr="0055433B">
        <w:rPr>
          <w:rFonts w:ascii="Times New Roman" w:hAnsi="Times New Roman" w:cs="Times New Roman"/>
          <w:color w:val="000000" w:themeColor="text1"/>
        </w:rPr>
        <w:t xml:space="preserve"> political </w:t>
      </w:r>
      <w:del w:id="26" w:author="Bishoy Zaki" w:date="2026-02-16T14:24:00Z" w16du:dateUtc="2026-02-16T13:24:00Z">
        <w:r w:rsidR="001B54B5" w:rsidRPr="00EE26F4">
          <w:rPr>
            <w:rFonts w:ascii="Times New Roman" w:hAnsi="Times New Roman" w:cs="Times New Roman"/>
            <w:color w:val="000000" w:themeColor="text1"/>
          </w:rPr>
          <w:delText>conditions,</w:delText>
        </w:r>
      </w:del>
      <w:ins w:id="27" w:author="Bishoy Zaki" w:date="2026-02-16T14:24:00Z" w16du:dateUtc="2026-02-16T13:24:00Z">
        <w:r w:rsidR="008B665F" w:rsidRPr="0055433B">
          <w:rPr>
            <w:rFonts w:ascii="Times New Roman" w:hAnsi="Times New Roman" w:cs="Times New Roman"/>
            <w:color w:val="000000" w:themeColor="text1"/>
          </w:rPr>
          <w:t>opportunities</w:t>
        </w:r>
      </w:ins>
      <w:r w:rsidRPr="0055433B">
        <w:rPr>
          <w:rFonts w:ascii="Times New Roman" w:hAnsi="Times New Roman" w:cs="Times New Roman"/>
          <w:color w:val="000000" w:themeColor="text1"/>
        </w:rPr>
        <w:t xml:space="preserve"> (Kingdon, 1984), among others.</w:t>
      </w:r>
    </w:p>
    <w:p w14:paraId="1B054754" w14:textId="159B7720" w:rsidR="00634BAE" w:rsidRPr="00634BAE" w:rsidRDefault="00634BAE" w:rsidP="00E47AF1">
      <w:pPr>
        <w:spacing w:line="480" w:lineRule="auto"/>
        <w:ind w:firstLine="720"/>
        <w:jc w:val="both"/>
        <w:rPr>
          <w:ins w:id="28" w:author="Bishoy Zaki" w:date="2026-02-16T14:24:00Z" w16du:dateUtc="2026-02-16T13:24:00Z"/>
          <w:rFonts w:ascii="Times New Roman" w:hAnsi="Times New Roman" w:cs="Times New Roman"/>
          <w:color w:val="000000" w:themeColor="text1"/>
        </w:rPr>
      </w:pPr>
      <w:ins w:id="29" w:author="Bishoy Zaki" w:date="2026-02-16T14:24:00Z" w16du:dateUtc="2026-02-16T13:24:00Z">
        <w:r w:rsidRPr="00634BAE">
          <w:rPr>
            <w:rFonts w:ascii="Times New Roman" w:hAnsi="Times New Roman" w:cs="Times New Roman"/>
            <w:color w:val="000000" w:themeColor="text1"/>
          </w:rPr>
          <w:t xml:space="preserve">The contributions of these approaches to the puzzles noted above notwithstanding, the policy learning approach stands out as among the most fundamental and promising, largely because of the nucleic character of learning itself. Although definitions vary, policy learning can be understood, at its core, as a process in which policy actors, embedded in particular contexts and institutional setups, seek and process information and knowledge about policy problems in order to update their understandings of viable solutions (see </w:t>
        </w:r>
      </w:ins>
      <w:moveToRangeStart w:id="30" w:author="Bishoy Zaki" w:date="2026-02-16T14:24:00Z" w:name="move222144296"/>
      <w:moveTo w:id="31" w:author="Bishoy Zaki" w:date="2026-02-16T14:24:00Z" w16du:dateUtc="2026-02-16T13:24:00Z">
        <w:r w:rsidRPr="00634BAE">
          <w:rPr>
            <w:rFonts w:ascii="Times New Roman" w:hAnsi="Times New Roman" w:cs="Times New Roman"/>
            <w:color w:val="000000" w:themeColor="text1"/>
          </w:rPr>
          <w:t xml:space="preserve">Zaki et al., 2022). </w:t>
        </w:r>
      </w:moveTo>
      <w:moveToRangeEnd w:id="30"/>
      <w:ins w:id="32" w:author="Bishoy Zaki" w:date="2026-02-16T14:24:00Z" w16du:dateUtc="2026-02-16T13:24:00Z">
        <w:r w:rsidRPr="00634BAE">
          <w:rPr>
            <w:rFonts w:ascii="Times New Roman" w:hAnsi="Times New Roman" w:cs="Times New Roman"/>
            <w:color w:val="000000" w:themeColor="text1"/>
          </w:rPr>
          <w:t xml:space="preserve">This process yields a range of products (i.e., outcomes), spanning </w:t>
        </w:r>
        <w:r w:rsidRPr="00634BAE">
          <w:rPr>
            <w:rFonts w:ascii="Times New Roman" w:hAnsi="Times New Roman" w:cs="Times New Roman"/>
            <w:i/>
            <w:iCs/>
            <w:color w:val="000000" w:themeColor="text1"/>
          </w:rPr>
          <w:t>cognitive</w:t>
        </w:r>
        <w:r>
          <w:rPr>
            <w:rFonts w:ascii="Times New Roman" w:hAnsi="Times New Roman" w:cs="Times New Roman"/>
            <w:color w:val="000000" w:themeColor="text1"/>
          </w:rPr>
          <w:t>, such as</w:t>
        </w:r>
        <w:r w:rsidRPr="00634BAE">
          <w:rPr>
            <w:rFonts w:ascii="Times New Roman" w:hAnsi="Times New Roman" w:cs="Times New Roman"/>
            <w:color w:val="000000" w:themeColor="text1"/>
          </w:rPr>
          <w:t xml:space="preserve"> updates in beliefs and understandings, whether confirmatory or diametrically transformative, as well as </w:t>
        </w:r>
        <w:r w:rsidRPr="00634BAE">
          <w:rPr>
            <w:rFonts w:ascii="Times New Roman" w:hAnsi="Times New Roman" w:cs="Times New Roman"/>
            <w:i/>
            <w:iCs/>
            <w:color w:val="000000" w:themeColor="text1"/>
          </w:rPr>
          <w:t>behavioral</w:t>
        </w:r>
        <w:r w:rsidRPr="00634BAE">
          <w:rPr>
            <w:rFonts w:ascii="Times New Roman" w:hAnsi="Times New Roman" w:cs="Times New Roman"/>
            <w:color w:val="000000" w:themeColor="text1"/>
          </w:rPr>
          <w:t>, such as changes in political advocacy strategies and different degrees of policy change (see Heikkila &amp; Gerlak, 2013; Dunlop &amp; Radaelli, 2013; Plümer, 2024). On this basis, policy learning has been elevated to the rank of an “ontology of the policy process,” offering a coherent account of why policy actors and institutions behave as they do by tracing why, how, and when they learn about policy problems and viable solutions (see Kamkhaji, 2022; Zaki, 2023; Zaki, 2024a). In this view, learning is not merely something that occurs within policymaking. It is a constitutive problem-</w:t>
        </w:r>
        <w:r w:rsidR="00790439">
          <w:rPr>
            <w:rFonts w:ascii="Times New Roman" w:hAnsi="Times New Roman" w:cs="Times New Roman"/>
            <w:color w:val="000000" w:themeColor="text1"/>
          </w:rPr>
          <w:t>oriented</w:t>
        </w:r>
        <w:r w:rsidRPr="00634BAE">
          <w:rPr>
            <w:rFonts w:ascii="Times New Roman" w:hAnsi="Times New Roman" w:cs="Times New Roman"/>
            <w:color w:val="000000" w:themeColor="text1"/>
          </w:rPr>
          <w:t xml:space="preserve"> process that shapes </w:t>
        </w:r>
        <w:r w:rsidRPr="00634BAE">
          <w:rPr>
            <w:rFonts w:ascii="Times New Roman" w:hAnsi="Times New Roman" w:cs="Times New Roman"/>
            <w:color w:val="000000" w:themeColor="text1"/>
          </w:rPr>
          <w:lastRenderedPageBreak/>
          <w:t xml:space="preserve">individual and collective behavior as actors develop solutions in interaction with the cognitive and institutional structures in which problem-solving unfolds. </w:t>
        </w:r>
        <w:r w:rsidR="009501C1">
          <w:rPr>
            <w:rFonts w:ascii="Times New Roman" w:hAnsi="Times New Roman" w:cs="Times New Roman"/>
            <w:color w:val="000000" w:themeColor="text1"/>
          </w:rPr>
          <w:t>Here</w:t>
        </w:r>
        <w:r w:rsidRPr="00634BAE">
          <w:rPr>
            <w:rFonts w:ascii="Times New Roman" w:hAnsi="Times New Roman" w:cs="Times New Roman"/>
            <w:color w:val="000000" w:themeColor="text1"/>
          </w:rPr>
          <w:t>, explaining policy behavior and outcomes requires attending to the key attributes of learning, namely who learns, what they learn, from whom, how, and why. Put differently, we can better account for why policy actors behave in particular ways, and with what consequences, by treating their actions as a function of their learning processes (Dunlop &amp; Radaelli, 2013; Zaki, 2024</w:t>
        </w:r>
        <w:r w:rsidR="00E47AF1">
          <w:rPr>
            <w:rFonts w:ascii="Times New Roman" w:hAnsi="Times New Roman" w:cs="Times New Roman"/>
            <w:color w:val="000000" w:themeColor="text1"/>
          </w:rPr>
          <w:t>a</w:t>
        </w:r>
        <w:r w:rsidRPr="00634BAE">
          <w:rPr>
            <w:rFonts w:ascii="Times New Roman" w:hAnsi="Times New Roman" w:cs="Times New Roman"/>
            <w:color w:val="000000" w:themeColor="text1"/>
          </w:rPr>
          <w:t>).</w:t>
        </w:r>
      </w:ins>
    </w:p>
    <w:p w14:paraId="1CCDE25E" w14:textId="2D74C828" w:rsidR="00235AA5" w:rsidRDefault="00235AA5" w:rsidP="00235AA5">
      <w:pPr>
        <w:spacing w:line="480" w:lineRule="auto"/>
        <w:ind w:firstLine="720"/>
        <w:jc w:val="both"/>
        <w:rPr>
          <w:ins w:id="33" w:author="Bishoy Zaki" w:date="2026-02-16T14:24:00Z" w16du:dateUtc="2026-02-16T13:24:00Z"/>
          <w:rFonts w:ascii="Times New Roman" w:hAnsi="Times New Roman" w:cs="Times New Roman"/>
          <w:color w:val="000000" w:themeColor="text1"/>
        </w:rPr>
      </w:pPr>
      <w:ins w:id="34" w:author="Bishoy Zaki" w:date="2026-02-16T14:24:00Z" w16du:dateUtc="2026-02-16T13:24:00Z">
        <w:r w:rsidRPr="00235AA5">
          <w:rPr>
            <w:rFonts w:ascii="Times New Roman" w:hAnsi="Times New Roman" w:cs="Times New Roman"/>
            <w:color w:val="000000" w:themeColor="text1"/>
          </w:rPr>
          <w:t xml:space="preserve">This notable analytical potential of policy learning, together with its normative appeal, has spurred a flurry of research in which learning has </w:t>
        </w:r>
        <w:r w:rsidR="009613AE">
          <w:rPr>
            <w:rFonts w:ascii="Times New Roman" w:hAnsi="Times New Roman" w:cs="Times New Roman"/>
            <w:color w:val="000000" w:themeColor="text1"/>
          </w:rPr>
          <w:t>evolved</w:t>
        </w:r>
        <w:r w:rsidR="0090045B">
          <w:rPr>
            <w:rFonts w:ascii="Times New Roman" w:hAnsi="Times New Roman" w:cs="Times New Roman"/>
            <w:color w:val="000000" w:themeColor="text1"/>
          </w:rPr>
          <w:t xml:space="preserve"> as</w:t>
        </w:r>
        <w:r w:rsidRPr="00235AA5">
          <w:rPr>
            <w:rFonts w:ascii="Times New Roman" w:hAnsi="Times New Roman" w:cs="Times New Roman"/>
            <w:color w:val="000000" w:themeColor="text1"/>
          </w:rPr>
          <w:t xml:space="preserve"> a multifaceted concept that often resists</w:t>
        </w:r>
        <w:r w:rsidR="0090045B">
          <w:rPr>
            <w:rFonts w:ascii="Times New Roman" w:hAnsi="Times New Roman" w:cs="Times New Roman"/>
            <w:color w:val="000000" w:themeColor="text1"/>
          </w:rPr>
          <w:t xml:space="preserve"> universal definitions. </w:t>
        </w:r>
        <w:r w:rsidRPr="00235AA5">
          <w:rPr>
            <w:rFonts w:ascii="Times New Roman" w:hAnsi="Times New Roman" w:cs="Times New Roman"/>
            <w:color w:val="000000" w:themeColor="text1"/>
          </w:rPr>
          <w:t>Reviews of the policy learning literature accordingly document dozens of definitions of what policy learning is. These definitions are grounded in distinct ontological and epistemological assumptions and diverge in their analytical emphases, whether they privilege learning outcomes, the levels at which learning occurs, or the units of analysis, ranging from individuals to collectives, organisations, subsystems, and entire societies (see Gerlak et al., 2018; Zaki et al., 2022; Zaki &amp; Radaelli, 2024).</w:t>
        </w:r>
      </w:ins>
    </w:p>
    <w:p w14:paraId="7AC17E6F" w14:textId="42896DFC" w:rsidR="00075F58" w:rsidRPr="00235AA5" w:rsidRDefault="00F95B25" w:rsidP="00C83593">
      <w:pPr>
        <w:spacing w:line="480" w:lineRule="auto"/>
        <w:ind w:firstLine="720"/>
        <w:jc w:val="both"/>
        <w:rPr>
          <w:ins w:id="35" w:author="Bishoy Zaki" w:date="2026-02-16T14:24:00Z" w16du:dateUtc="2026-02-16T13:24:00Z"/>
          <w:rFonts w:ascii="Times New Roman" w:hAnsi="Times New Roman" w:cs="Times New Roman"/>
          <w:color w:val="000000" w:themeColor="text1"/>
        </w:rPr>
      </w:pPr>
      <w:ins w:id="36" w:author="Bishoy Zaki" w:date="2026-02-16T14:24:00Z" w16du:dateUtc="2026-02-16T13:24:00Z">
        <w:r w:rsidRPr="00F95B25">
          <w:rPr>
            <w:rFonts w:ascii="Times New Roman" w:hAnsi="Times New Roman" w:cs="Times New Roman"/>
            <w:color w:val="000000" w:themeColor="text1"/>
          </w:rPr>
          <w:t xml:space="preserve">Leveraging the analytical potency of policy learning, we can observe its growth proceeding in several directions. One of the most remarkable is its proliferation across theories and frameworks of policymaking. In the Multiple Streams Framework (MSF), recent work has shown how learning </w:t>
        </w:r>
        <w:r w:rsidR="00F37E57">
          <w:rPr>
            <w:rFonts w:ascii="Times New Roman" w:hAnsi="Times New Roman" w:cs="Times New Roman"/>
            <w:color w:val="000000" w:themeColor="text1"/>
          </w:rPr>
          <w:t xml:space="preserve">manifests </w:t>
        </w:r>
        <w:r w:rsidRPr="00F95B25">
          <w:rPr>
            <w:rFonts w:ascii="Times New Roman" w:hAnsi="Times New Roman" w:cs="Times New Roman"/>
            <w:color w:val="000000" w:themeColor="text1"/>
          </w:rPr>
          <w:t>within and across loosely coupled streams, for example through indicators, focusing events, and feedback that reshape problem definitions, through policy communities’ work on policy and instrument design, and through political learning and coupling practices in which entrepreneurs craft discursive links between problems, policies, and politics (Herweg et al., 2023; Möck &amp; Feindt, 2024; Blum, 2018).</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Learning has also travelled into narrative and framing scholarship, most visibly in the Narrative Policy Framework (NPF), where narratives are treated as structured stories with characters and morals that actors deploy strategically; this makes narrative stability and change an empirically observable surface of belief dynamics and, increasingly, a basis for theorizing policy narrative learning as convergence on new narrative configurations over time (</w:t>
        </w:r>
        <w:r w:rsidR="0080030A">
          <w:rPr>
            <w:rFonts w:ascii="Times New Roman" w:hAnsi="Times New Roman" w:cs="Times New Roman"/>
            <w:color w:val="000000" w:themeColor="text1"/>
          </w:rPr>
          <w:t xml:space="preserve">see  </w:t>
        </w:r>
        <w:r w:rsidR="001D7BDC" w:rsidRPr="001D7BDC">
          <w:rPr>
            <w:rFonts w:ascii="Times New Roman" w:hAnsi="Times New Roman" w:cs="Times New Roman"/>
            <w:color w:val="000000" w:themeColor="text1"/>
          </w:rPr>
          <w:t xml:space="preserve">Jones &amp; McBeth, 2010; Shanahan et al., 2011; Jung &amp; Huang, 2024; </w:t>
        </w:r>
        <w:r w:rsidR="001D7BDC" w:rsidRPr="001D7BDC">
          <w:rPr>
            <w:rFonts w:ascii="Times New Roman" w:hAnsi="Times New Roman" w:cs="Times New Roman"/>
            <w:color w:val="000000" w:themeColor="text1"/>
          </w:rPr>
          <w:lastRenderedPageBreak/>
          <w:t>Bandelow et al., 2025).</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 xml:space="preserve">Beyond MSF and NPF, learning crystallizes in policy diffusion and transfer models that formalize how governments learn from their own experiences and </w:t>
        </w:r>
        <w:r w:rsidR="009F5466">
          <w:rPr>
            <w:rFonts w:ascii="Times New Roman" w:hAnsi="Times New Roman" w:cs="Times New Roman"/>
            <w:color w:val="000000" w:themeColor="text1"/>
          </w:rPr>
          <w:t>those of others’</w:t>
        </w:r>
        <w:r w:rsidR="001D7BDC" w:rsidRPr="001D7BDC">
          <w:rPr>
            <w:rFonts w:ascii="Times New Roman" w:hAnsi="Times New Roman" w:cs="Times New Roman"/>
            <w:color w:val="000000" w:themeColor="text1"/>
          </w:rPr>
          <w:t xml:space="preserve"> (Volden et al., 2008),</w:t>
        </w:r>
        <w:r w:rsidR="001D7BDC">
          <w:rPr>
            <w:rFonts w:ascii="Times New Roman" w:hAnsi="Times New Roman" w:cs="Times New Roman"/>
            <w:color w:val="000000" w:themeColor="text1"/>
          </w:rPr>
          <w:t xml:space="preserve"> i</w:t>
        </w:r>
        <w:r w:rsidR="001D7BDC" w:rsidRPr="001D7BDC">
          <w:rPr>
            <w:rFonts w:ascii="Times New Roman" w:hAnsi="Times New Roman" w:cs="Times New Roman"/>
            <w:color w:val="000000" w:themeColor="text1"/>
          </w:rPr>
          <w:t>n work spanning the policy cycle from design to implementation (Biegelbauer, 2016),</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and in classic accounts linking different learning dynamics to different orders of policy change, from incremental adjustments to paradigmatic shifts (Heclo, 1974; Hall, 1993; Bennett &amp; Howlett, 1992; Moyson et al., 2017)</w:t>
        </w:r>
        <w:r w:rsidR="00E63375">
          <w:rPr>
            <w:rFonts w:ascii="Times New Roman" w:hAnsi="Times New Roman" w:cs="Times New Roman"/>
            <w:color w:val="000000" w:themeColor="text1"/>
          </w:rPr>
          <w:t>.</w:t>
        </w:r>
        <w:r w:rsidR="00A317EA">
          <w:rPr>
            <w:rFonts w:ascii="Times New Roman" w:hAnsi="Times New Roman" w:cs="Times New Roman"/>
            <w:color w:val="000000" w:themeColor="text1"/>
          </w:rPr>
          <w:t xml:space="preserve"> Furthermore, policy learning also squarely travelled into international relations scholarship, </w:t>
        </w:r>
        <w:r w:rsidR="004604C4">
          <w:rPr>
            <w:rFonts w:ascii="Times New Roman" w:hAnsi="Times New Roman" w:cs="Times New Roman"/>
            <w:color w:val="000000" w:themeColor="text1"/>
          </w:rPr>
          <w:t xml:space="preserve">prominently featuring in theories of </w:t>
        </w:r>
        <w:r w:rsidR="00A317EA" w:rsidRPr="00A317EA">
          <w:rPr>
            <w:rFonts w:ascii="Times New Roman" w:hAnsi="Times New Roman" w:cs="Times New Roman"/>
            <w:color w:val="000000" w:themeColor="text1"/>
          </w:rPr>
          <w:t>European integration as a core mechanism shaping integration trajectories within and across EU institutions</w:t>
        </w:r>
        <w:r w:rsidR="000F5749">
          <w:rPr>
            <w:rFonts w:ascii="Times New Roman" w:hAnsi="Times New Roman" w:cs="Times New Roman"/>
            <w:color w:val="000000" w:themeColor="text1"/>
          </w:rPr>
          <w:t xml:space="preserve"> </w:t>
        </w:r>
        <w:r w:rsidR="00A317EA" w:rsidRPr="00A317EA">
          <w:rPr>
            <w:rFonts w:ascii="Times New Roman" w:hAnsi="Times New Roman" w:cs="Times New Roman"/>
            <w:color w:val="000000" w:themeColor="text1"/>
          </w:rPr>
          <w:t>(</w:t>
        </w:r>
        <w:r w:rsidR="00D076B4">
          <w:rPr>
            <w:rFonts w:ascii="Times New Roman" w:hAnsi="Times New Roman" w:cs="Times New Roman"/>
            <w:color w:val="000000" w:themeColor="text1"/>
          </w:rPr>
          <w:t xml:space="preserve">Radaelli, 2022; </w:t>
        </w:r>
        <w:r w:rsidR="00A317EA" w:rsidRPr="00A317EA">
          <w:rPr>
            <w:rFonts w:ascii="Times New Roman" w:hAnsi="Times New Roman" w:cs="Times New Roman"/>
            <w:color w:val="000000" w:themeColor="text1"/>
          </w:rPr>
          <w:t>Zaki, 2025).</w:t>
        </w:r>
        <w:r w:rsidR="00C83593">
          <w:rPr>
            <w:rFonts w:ascii="Times New Roman" w:hAnsi="Times New Roman" w:cs="Times New Roman"/>
            <w:color w:val="000000" w:themeColor="text1"/>
          </w:rPr>
          <w:t xml:space="preserve"> </w:t>
        </w:r>
        <w:r w:rsidR="00E63375" w:rsidRPr="00E63375">
          <w:rPr>
            <w:rFonts w:ascii="Times New Roman" w:hAnsi="Times New Roman" w:cs="Times New Roman"/>
            <w:color w:val="000000" w:themeColor="text1"/>
          </w:rPr>
          <w:t>Overall, this itinerary underscores how policy learning now operates as a genuinely crosscutting analytic language throughout policy process scholarship (Dunlop &amp; Radaelli, 2013; Dunlop, 2022)</w:t>
        </w:r>
        <w:r w:rsidR="008720E5">
          <w:rPr>
            <w:rFonts w:ascii="Times New Roman" w:hAnsi="Times New Roman" w:cs="Times New Roman"/>
            <w:color w:val="000000" w:themeColor="text1"/>
          </w:rPr>
          <w:t>.</w:t>
        </w:r>
      </w:ins>
    </w:p>
    <w:p w14:paraId="485FF7FD" w14:textId="7B5EEF78" w:rsidR="00D70217" w:rsidRDefault="008F6B64" w:rsidP="00B53B64">
      <w:pPr>
        <w:spacing w:line="480" w:lineRule="auto"/>
        <w:ind w:firstLine="720"/>
        <w:jc w:val="both"/>
        <w:rPr>
          <w:ins w:id="37" w:author="Bishoy Zaki" w:date="2026-02-16T14:24:00Z" w16du:dateUtc="2026-02-16T13:24:00Z"/>
          <w:rFonts w:ascii="Times New Roman" w:hAnsi="Times New Roman" w:cs="Times New Roman"/>
          <w:color w:val="000000" w:themeColor="text1"/>
        </w:rPr>
      </w:pPr>
      <w:ins w:id="38" w:author="Bishoy Zaki" w:date="2026-02-16T14:24:00Z" w16du:dateUtc="2026-02-16T13:24:00Z">
        <w:r w:rsidRPr="008F6B64">
          <w:rPr>
            <w:rFonts w:ascii="Times New Roman" w:hAnsi="Times New Roman" w:cs="Times New Roman"/>
            <w:color w:val="000000" w:themeColor="text1"/>
          </w:rPr>
          <w:t>Beyond crystallizing across existing theories and frameworks, policy learning also serves as the basis for developing analytical frameworks in its own terms, as work in this vein increasingly specifies what varies in learning, how that variation is produced, and how it connects to policy</w:t>
        </w:r>
        <w:r>
          <w:rPr>
            <w:rFonts w:ascii="Times New Roman" w:hAnsi="Times New Roman" w:cs="Times New Roman"/>
            <w:color w:val="000000" w:themeColor="text1"/>
          </w:rPr>
          <w:t>-related</w:t>
        </w:r>
        <w:r w:rsidRPr="008F6B64">
          <w:rPr>
            <w:rFonts w:ascii="Times New Roman" w:hAnsi="Times New Roman" w:cs="Times New Roman"/>
            <w:color w:val="000000" w:themeColor="text1"/>
          </w:rPr>
          <w:t xml:space="preserve"> </w:t>
        </w:r>
        <w:r>
          <w:rPr>
            <w:rFonts w:ascii="Times New Roman" w:hAnsi="Times New Roman" w:cs="Times New Roman"/>
            <w:color w:val="000000" w:themeColor="text1"/>
          </w:rPr>
          <w:t>outcomes</w:t>
        </w:r>
        <w:r w:rsidRPr="008F6B64">
          <w:rPr>
            <w:rFonts w:ascii="Times New Roman" w:hAnsi="Times New Roman" w:cs="Times New Roman"/>
            <w:color w:val="000000" w:themeColor="text1"/>
          </w:rPr>
          <w:t xml:space="preserve">. </w:t>
        </w:r>
        <w:r>
          <w:rPr>
            <w:rFonts w:ascii="Times New Roman" w:hAnsi="Times New Roman" w:cs="Times New Roman"/>
            <w:color w:val="000000" w:themeColor="text1"/>
          </w:rPr>
          <w:t>For example, a</w:t>
        </w:r>
        <w:r w:rsidRPr="008F6B64">
          <w:rPr>
            <w:rFonts w:ascii="Times New Roman" w:hAnsi="Times New Roman" w:cs="Times New Roman"/>
            <w:color w:val="000000" w:themeColor="text1"/>
          </w:rPr>
          <w:t xml:space="preserve"> key move </w:t>
        </w:r>
        <w:r>
          <w:rPr>
            <w:rFonts w:ascii="Times New Roman" w:hAnsi="Times New Roman" w:cs="Times New Roman"/>
            <w:color w:val="000000" w:themeColor="text1"/>
          </w:rPr>
          <w:t>here</w:t>
        </w:r>
        <w:r w:rsidR="004B7632">
          <w:rPr>
            <w:rFonts w:ascii="Times New Roman" w:hAnsi="Times New Roman" w:cs="Times New Roman"/>
            <w:color w:val="000000" w:themeColor="text1"/>
          </w:rPr>
          <w:t xml:space="preserve"> could be treating </w:t>
        </w:r>
        <w:r w:rsidRPr="008F6B64">
          <w:rPr>
            <w:rFonts w:ascii="Times New Roman" w:hAnsi="Times New Roman" w:cs="Times New Roman"/>
            <w:color w:val="000000" w:themeColor="text1"/>
          </w:rPr>
          <w:t xml:space="preserve">learning as a structured typological space, where learning modes are differentiated by the interaction of problem tractability and actor certification (yielding epistemic, hierarchical, bargaining, and reflexive learning), and then refined by adding who controls learning objectives and who controls learning content or means, thereby expanding the set of analytically distinct “species” and clarifying scope conditions (Dunlop &amp; Radaelli, 2013). This systematization is complemented by frameworks that open the black box between learning and change by mapping macro-to-micro foundations, micro-to-micro group interaction, and micro-to-macro aggregation to align claims about learning with the level at which their mechanisms operate (Dunlop &amp; Radaelli, 2017). </w:t>
        </w:r>
        <w:r w:rsidR="007D4599">
          <w:rPr>
            <w:rFonts w:ascii="Times New Roman" w:hAnsi="Times New Roman" w:cs="Times New Roman"/>
            <w:color w:val="000000" w:themeColor="text1"/>
          </w:rPr>
          <w:t>Other frameworks bring p</w:t>
        </w:r>
        <w:r w:rsidRPr="008F6B64">
          <w:rPr>
            <w:rFonts w:ascii="Times New Roman" w:hAnsi="Times New Roman" w:cs="Times New Roman"/>
            <w:color w:val="000000" w:themeColor="text1"/>
          </w:rPr>
          <w:t xml:space="preserve">olitical conditions into sharper focus by specifying intention-sensitive learning heuristics, distinguishing policy-oriented from power-oriented learning, and linking their balance to issue salience and actor polarization, with explicit expectations about when learning supports problem solving and when it tilts toward strategic use of ideas (Trein &amp; Vagionaki, 2022). </w:t>
        </w:r>
        <w:r w:rsidR="00051656">
          <w:rPr>
            <w:rFonts w:ascii="Times New Roman" w:hAnsi="Times New Roman" w:cs="Times New Roman"/>
            <w:color w:val="000000" w:themeColor="text1"/>
          </w:rPr>
          <w:t xml:space="preserve">Another example comes from the epistemic </w:t>
        </w:r>
        <w:r w:rsidR="00051656">
          <w:rPr>
            <w:rFonts w:ascii="Times New Roman" w:hAnsi="Times New Roman" w:cs="Times New Roman"/>
            <w:color w:val="000000" w:themeColor="text1"/>
          </w:rPr>
          <w:lastRenderedPageBreak/>
          <w:t>learning variety, where</w:t>
        </w:r>
        <w:r w:rsidRPr="008F6B64">
          <w:rPr>
            <w:rFonts w:ascii="Times New Roman" w:hAnsi="Times New Roman" w:cs="Times New Roman"/>
            <w:color w:val="000000" w:themeColor="text1"/>
          </w:rPr>
          <w:t xml:space="preserve"> the inter- and intra-disciplinary problem is turned into an explicit analytic object through a two-dimensional framework that differentiates vertical dynamics (selection and contestation within the core discipline informing policy) from horizontal dynamics (the range of disciplines mobilized), offering a way to diagnose when policy actors narrow or broaden the scientific basis of learning under crisis conditions (Zaki &amp; Wayenberg, 2021). Finally, learning-centered frameworks increasingly treat learning as governable and contestable, conceptualizing how policy actors strategise, design, and govern learning by intervening in core elements such as actors involved, information and knowledge, learning systems and structures, and policy issue formulation, and thereby shaping both the technical and political products of learning (Zaki, 2024</w:t>
        </w:r>
        <w:r w:rsidR="000D06BF">
          <w:rPr>
            <w:rFonts w:ascii="Times New Roman" w:hAnsi="Times New Roman" w:cs="Times New Roman"/>
            <w:color w:val="000000" w:themeColor="text1"/>
          </w:rPr>
          <w:t>a</w:t>
        </w:r>
        <w:r w:rsidRPr="008F6B64">
          <w:rPr>
            <w:rFonts w:ascii="Times New Roman" w:hAnsi="Times New Roman" w:cs="Times New Roman"/>
            <w:color w:val="000000" w:themeColor="text1"/>
          </w:rPr>
          <w:t>). This same move also expands the outcome space beyond “better policy” by theorizing how learning failures, both misdirected design failures and normative failures, can contribute to public value(s) destruction rather than creation (Zaki, 2024</w:t>
        </w:r>
        <w:r w:rsidR="000D06BF">
          <w:rPr>
            <w:rFonts w:ascii="Times New Roman" w:hAnsi="Times New Roman" w:cs="Times New Roman"/>
            <w:color w:val="000000" w:themeColor="text1"/>
          </w:rPr>
          <w:t>b</w:t>
        </w:r>
        <w:r w:rsidRPr="008F6B64">
          <w:rPr>
            <w:rFonts w:ascii="Times New Roman" w:hAnsi="Times New Roman" w:cs="Times New Roman"/>
            <w:color w:val="000000" w:themeColor="text1"/>
          </w:rPr>
          <w:t>).</w:t>
        </w:r>
        <w:r w:rsidR="00CF6518">
          <w:rPr>
            <w:rFonts w:ascii="Times New Roman" w:hAnsi="Times New Roman" w:cs="Times New Roman"/>
            <w:color w:val="000000" w:themeColor="text1"/>
          </w:rPr>
          <w:t xml:space="preserve"> </w:t>
        </w:r>
      </w:ins>
    </w:p>
    <w:p w14:paraId="5F77507A" w14:textId="43B839B1" w:rsidR="00CF5D3C" w:rsidRPr="00CF5D3C" w:rsidRDefault="00431385" w:rsidP="00CF5D3C">
      <w:pPr>
        <w:spacing w:line="480" w:lineRule="auto"/>
        <w:ind w:firstLine="720"/>
        <w:jc w:val="both"/>
        <w:rPr>
          <w:ins w:id="39" w:author="Bishoy Zaki" w:date="2026-02-16T14:24:00Z" w16du:dateUtc="2026-02-16T13:24:00Z"/>
          <w:rFonts w:ascii="Times New Roman" w:hAnsi="Times New Roman" w:cs="Times New Roman"/>
          <w:color w:val="000000" w:themeColor="text1"/>
        </w:rPr>
      </w:pPr>
      <w:ins w:id="40" w:author="Bishoy Zaki" w:date="2026-02-16T14:24:00Z" w16du:dateUtc="2026-02-16T13:24:00Z">
        <w:r>
          <w:rPr>
            <w:rFonts w:ascii="Times New Roman" w:hAnsi="Times New Roman" w:cs="Times New Roman"/>
            <w:color w:val="000000" w:themeColor="text1"/>
          </w:rPr>
          <w:t>Here, i</w:t>
        </w:r>
        <w:r w:rsidR="00CF5D3C" w:rsidRPr="00CF5D3C">
          <w:rPr>
            <w:rFonts w:ascii="Times New Roman" w:hAnsi="Times New Roman" w:cs="Times New Roman"/>
            <w:color w:val="000000" w:themeColor="text1"/>
          </w:rPr>
          <w:t xml:space="preserve">t is </w:t>
        </w:r>
        <w:r>
          <w:rPr>
            <w:rFonts w:ascii="Times New Roman" w:hAnsi="Times New Roman" w:cs="Times New Roman"/>
            <w:color w:val="000000" w:themeColor="text1"/>
          </w:rPr>
          <w:t>pertinent</w:t>
        </w:r>
        <w:r w:rsidR="00CF5D3C" w:rsidRPr="00CF5D3C">
          <w:rPr>
            <w:rFonts w:ascii="Times New Roman" w:hAnsi="Times New Roman" w:cs="Times New Roman"/>
            <w:color w:val="000000" w:themeColor="text1"/>
          </w:rPr>
          <w:t xml:space="preserve"> to note that this theoretical richness is not merely a product of abstract conceptual development. It is, to a large extent, rooted in and continuously refined by empirical realities. </w:t>
        </w:r>
        <w:r w:rsidR="00881331">
          <w:rPr>
            <w:rFonts w:ascii="Times New Roman" w:hAnsi="Times New Roman" w:cs="Times New Roman"/>
            <w:color w:val="000000" w:themeColor="text1"/>
          </w:rPr>
          <w:t xml:space="preserve">Many of these contributions developed on the  basis </w:t>
        </w:r>
        <w:r w:rsidR="00935555">
          <w:rPr>
            <w:rFonts w:ascii="Times New Roman" w:hAnsi="Times New Roman" w:cs="Times New Roman"/>
            <w:color w:val="000000" w:themeColor="text1"/>
          </w:rPr>
          <w:t>of</w:t>
        </w:r>
        <w:r w:rsidR="00881331">
          <w:rPr>
            <w:rFonts w:ascii="Times New Roman" w:hAnsi="Times New Roman" w:cs="Times New Roman"/>
            <w:color w:val="000000" w:themeColor="text1"/>
          </w:rPr>
          <w:t xml:space="preserve"> empirical analyses </w:t>
        </w:r>
        <w:r w:rsidR="00CF5D3C" w:rsidRPr="00CF5D3C">
          <w:rPr>
            <w:rFonts w:ascii="Times New Roman" w:hAnsi="Times New Roman" w:cs="Times New Roman"/>
            <w:color w:val="000000" w:themeColor="text1"/>
          </w:rPr>
          <w:t>across a wide range of substantive domains and cases, from public health to agriculture and food security to crisis governance and beyond</w:t>
        </w:r>
        <w:r w:rsidR="00320319">
          <w:rPr>
            <w:rFonts w:ascii="Times New Roman" w:hAnsi="Times New Roman" w:cs="Times New Roman"/>
            <w:color w:val="000000" w:themeColor="text1"/>
          </w:rPr>
          <w:t xml:space="preserve"> </w:t>
        </w:r>
        <w:r w:rsidR="00CF5D3C" w:rsidRPr="00CF5D3C">
          <w:rPr>
            <w:rFonts w:ascii="Times New Roman" w:hAnsi="Times New Roman" w:cs="Times New Roman"/>
            <w:color w:val="000000" w:themeColor="text1"/>
          </w:rPr>
          <w:t>(</w:t>
        </w:r>
        <w:r w:rsidR="00320319">
          <w:rPr>
            <w:rFonts w:ascii="Times New Roman" w:hAnsi="Times New Roman" w:cs="Times New Roman"/>
            <w:color w:val="000000" w:themeColor="text1"/>
          </w:rPr>
          <w:t xml:space="preserve">e.g., </w:t>
        </w:r>
      </w:ins>
      <w:moveToRangeStart w:id="41" w:author="Bishoy Zaki" w:date="2026-02-16T14:24:00Z" w:name="move222144297"/>
      <w:moveTo w:id="42" w:author="Bishoy Zaki" w:date="2026-02-16T14:24:00Z" w16du:dateUtc="2026-02-16T13:24:00Z">
        <w:r w:rsidR="00CF5D3C" w:rsidRPr="00CF5D3C">
          <w:rPr>
            <w:rFonts w:ascii="Times New Roman" w:hAnsi="Times New Roman" w:cs="Times New Roman"/>
            <w:color w:val="000000" w:themeColor="text1"/>
          </w:rPr>
          <w:t xml:space="preserve">Albright, 2011; Beach et al., </w:t>
        </w:r>
        <w:moveToRangeStart w:id="43" w:author="Bishoy Zaki" w:date="2026-02-16T14:24:00Z" w:name="move222144298"/>
        <w:moveToRangeEnd w:id="41"/>
        <w:r w:rsidR="00CF5D3C" w:rsidRPr="00CF5D3C">
          <w:rPr>
            <w:rFonts w:ascii="Times New Roman" w:hAnsi="Times New Roman" w:cs="Times New Roman"/>
            <w:color w:val="000000" w:themeColor="text1"/>
          </w:rPr>
          <w:t>2021; Busetti &amp; Righettini, 2023; Crow et al., 2023).</w:t>
        </w:r>
      </w:moveTo>
      <w:moveToRangeEnd w:id="43"/>
      <w:del w:id="44" w:author="Bishoy Zaki" w:date="2026-02-16T14:24:00Z" w16du:dateUtc="2026-02-16T13:24:00Z">
        <w:r w:rsidR="001B54B5" w:rsidRPr="00EE26F4">
          <w:rPr>
            <w:rFonts w:ascii="Times New Roman" w:hAnsi="Times New Roman" w:cs="Times New Roman"/>
            <w:color w:val="000000" w:themeColor="text1"/>
          </w:rPr>
          <w:delText xml:space="preserve">While these different theoretical approaches provided substantial insights into the particularities of policy change, policy learning as an approach to understand policymaking is perhaps one of the most fundamental and promising approaches to explaining policy change and stability. As discussed in detail in Chapter 1 (see </w:delText>
        </w:r>
        <w:r w:rsidR="00486913">
          <w:fldChar w:fldCharType="begin"/>
        </w:r>
        <w:r w:rsidR="00486913">
          <w:delInstrText>HYPERLINK \l "tbl-learn-concept" \h</w:delInstrText>
        </w:r>
        <w:r w:rsidR="00486913">
          <w:fldChar w:fldCharType="separate"/>
        </w:r>
        <w:r w:rsidR="00486913" w:rsidRPr="00EE26F4">
          <w:rPr>
            <w:rFonts w:ascii="Times New Roman" w:hAnsi="Times New Roman" w:cs="Times New Roman"/>
            <w:color w:val="000000" w:themeColor="text1"/>
          </w:rPr>
          <w:delText>Table 2.1</w:delText>
        </w:r>
        <w:r w:rsidR="00486913">
          <w:fldChar w:fldCharType="end"/>
        </w:r>
        <w:r w:rsidR="001B54B5" w:rsidRPr="00EE26F4">
          <w:rPr>
            <w:rFonts w:ascii="Times New Roman" w:hAnsi="Times New Roman" w:cs="Times New Roman"/>
            <w:color w:val="000000" w:themeColor="text1"/>
          </w:rPr>
          <w:delText>), policy learning is a complex and multi-faceted concept with various ontological-epistemological perspectives that eludes easy definition. A recent review of policy learning scholarship found over 30 definitions for policy learning (</w:delText>
        </w:r>
      </w:del>
      <w:ins w:id="45" w:author="Bishoy Zaki" w:date="2026-02-16T14:24:00Z" w16du:dateUtc="2026-02-16T13:24:00Z">
        <w:r w:rsidR="00CF5D3C" w:rsidRPr="00CF5D3C">
          <w:rPr>
            <w:rFonts w:ascii="Times New Roman" w:hAnsi="Times New Roman" w:cs="Times New Roman"/>
            <w:color w:val="000000" w:themeColor="text1"/>
          </w:rPr>
          <w:t xml:space="preserve"> This wide empirical uptake also ties the analytical ambition of learning to a normative and evaluative </w:t>
        </w:r>
        <w:r w:rsidR="00471E2B">
          <w:rPr>
            <w:rFonts w:ascii="Times New Roman" w:hAnsi="Times New Roman" w:cs="Times New Roman"/>
            <w:color w:val="000000" w:themeColor="text1"/>
          </w:rPr>
          <w:t>one</w:t>
        </w:r>
        <w:r w:rsidR="00CF5D3C" w:rsidRPr="00CF5D3C">
          <w:rPr>
            <w:rFonts w:ascii="Times New Roman" w:hAnsi="Times New Roman" w:cs="Times New Roman"/>
            <w:color w:val="000000" w:themeColor="text1"/>
          </w:rPr>
          <w:t xml:space="preserve">, because learning is repeatedly implicated in whether policy processes generate workable solutions, substantive reforms, and improved performance, rather than merely producing activity or symbolic change. </w:t>
        </w:r>
        <w:r w:rsidR="00471E2B">
          <w:rPr>
            <w:rFonts w:ascii="Times New Roman" w:hAnsi="Times New Roman" w:cs="Times New Roman"/>
            <w:color w:val="000000" w:themeColor="text1"/>
          </w:rPr>
          <w:t xml:space="preserve">Thus, </w:t>
        </w:r>
        <w:r w:rsidR="00CF5D3C" w:rsidRPr="00CF5D3C">
          <w:rPr>
            <w:rFonts w:ascii="Times New Roman" w:hAnsi="Times New Roman" w:cs="Times New Roman"/>
            <w:color w:val="000000" w:themeColor="text1"/>
          </w:rPr>
          <w:t xml:space="preserve">the empirical record underscores that learning is not inherently salutary. </w:t>
        </w:r>
        <w:r w:rsidR="00CF5D3C" w:rsidRPr="00CF5D3C">
          <w:rPr>
            <w:rFonts w:ascii="Times New Roman" w:hAnsi="Times New Roman" w:cs="Times New Roman"/>
            <w:color w:val="000000" w:themeColor="text1"/>
          </w:rPr>
          <w:lastRenderedPageBreak/>
          <w:t>When expertise is misidentified, when information is selectively curated, or when inappropriate learning modes are employed, learning can become misdirected and contribute to policy failures or fiascos (Dunlop et al., 2020</w:t>
        </w:r>
        <w:r w:rsidR="007B1DAA">
          <w:rPr>
            <w:rFonts w:ascii="Times New Roman" w:hAnsi="Times New Roman" w:cs="Times New Roman"/>
            <w:color w:val="000000" w:themeColor="text1"/>
          </w:rPr>
          <w:t>; Zaki &amp; Wayenberg, 2021</w:t>
        </w:r>
        <w:r w:rsidR="00CF5D3C" w:rsidRPr="00CF5D3C">
          <w:rPr>
            <w:rFonts w:ascii="Times New Roman" w:hAnsi="Times New Roman" w:cs="Times New Roman"/>
            <w:color w:val="000000" w:themeColor="text1"/>
          </w:rPr>
          <w:t>), and, more broadly, to public value(s) destruction rather than creation (Zaki, 2024a). It is precisely this combination of analytical reach and normative stakes that helps explain why learning has increasingly become an object of deliberate intervention, with policy actors attempting to design, steer, and institutionalize more robust learning processes rather than leaving learning to chance (Zaki, 2024</w:t>
        </w:r>
        <w:r w:rsidR="009E357B">
          <w:rPr>
            <w:rFonts w:ascii="Times New Roman" w:hAnsi="Times New Roman" w:cs="Times New Roman"/>
            <w:color w:val="000000" w:themeColor="text1"/>
          </w:rPr>
          <w:t>a</w:t>
        </w:r>
        <w:r w:rsidR="00CF5D3C" w:rsidRPr="00CF5D3C">
          <w:rPr>
            <w:rFonts w:ascii="Times New Roman" w:hAnsi="Times New Roman" w:cs="Times New Roman"/>
            <w:color w:val="000000" w:themeColor="text1"/>
          </w:rPr>
          <w:t>).</w:t>
        </w:r>
      </w:ins>
    </w:p>
    <w:p w14:paraId="19658633" w14:textId="6CC15AE4" w:rsidR="00614817" w:rsidRPr="00614817" w:rsidRDefault="00614817" w:rsidP="00614817">
      <w:pPr>
        <w:spacing w:line="480" w:lineRule="auto"/>
        <w:ind w:firstLine="720"/>
        <w:jc w:val="both"/>
        <w:rPr>
          <w:ins w:id="46" w:author="Bishoy Zaki" w:date="2026-02-16T14:24:00Z" w16du:dateUtc="2026-02-16T13:24:00Z"/>
          <w:rFonts w:ascii="Times New Roman" w:hAnsi="Times New Roman" w:cs="Times New Roman"/>
          <w:color w:val="000000" w:themeColor="text1"/>
        </w:rPr>
      </w:pPr>
      <w:ins w:id="47" w:author="Bishoy Zaki" w:date="2026-02-16T14:24:00Z" w16du:dateUtc="2026-02-16T13:24:00Z">
        <w:r w:rsidRPr="00614817">
          <w:rPr>
            <w:rFonts w:ascii="Times New Roman" w:hAnsi="Times New Roman" w:cs="Times New Roman"/>
            <w:color w:val="000000" w:themeColor="text1"/>
          </w:rPr>
          <w:t xml:space="preserve">This wide-ranging development of the policy learning literature is analytically and normatively productive, but it also </w:t>
        </w:r>
        <w:r w:rsidR="00F87DB8">
          <w:rPr>
            <w:rFonts w:ascii="Times New Roman" w:hAnsi="Times New Roman" w:cs="Times New Roman"/>
            <w:color w:val="000000" w:themeColor="text1"/>
          </w:rPr>
          <w:t>endures</w:t>
        </w:r>
        <w:r w:rsidRPr="00614817">
          <w:rPr>
            <w:rFonts w:ascii="Times New Roman" w:hAnsi="Times New Roman" w:cs="Times New Roman"/>
            <w:color w:val="000000" w:themeColor="text1"/>
          </w:rPr>
          <w:t xml:space="preserve"> a specific kind of conceptual vulnerability that several of the approaches discussed above have flagged and, cumulatively, attempted to address. As learning travels across theories, levels of analysis, and empirical domains, definitions increasingly foreground what changes (beliefs, strategies, policies) while leaving less explicit how such change is generated at the micro-foundational level. This is partly because many influential formulations, even when adapted well beyond their original homes, remain anchored in policy-oriented learning traditions that privilege</w:t>
        </w:r>
        <w:r w:rsidR="00A075C5">
          <w:rPr>
            <w:rFonts w:ascii="Times New Roman" w:hAnsi="Times New Roman" w:cs="Times New Roman"/>
            <w:color w:val="000000" w:themeColor="text1"/>
          </w:rPr>
          <w:t xml:space="preserve"> outcomes, specifically</w:t>
        </w:r>
        <w:r w:rsidRPr="00614817">
          <w:rPr>
            <w:rFonts w:ascii="Times New Roman" w:hAnsi="Times New Roman" w:cs="Times New Roman"/>
            <w:color w:val="000000" w:themeColor="text1"/>
          </w:rPr>
          <w:t xml:space="preserve"> belief systems and their revision, most prominently in the Advocacy Coalition Framework</w:t>
        </w:r>
        <w:r w:rsidR="00EE1385">
          <w:rPr>
            <w:rFonts w:ascii="Times New Roman" w:hAnsi="Times New Roman" w:cs="Times New Roman"/>
            <w:color w:val="000000" w:themeColor="text1"/>
          </w:rPr>
          <w:t xml:space="preserve"> (ACF)</w:t>
        </w:r>
        <w:r w:rsidRPr="00614817">
          <w:rPr>
            <w:rFonts w:ascii="Times New Roman" w:hAnsi="Times New Roman" w:cs="Times New Roman"/>
            <w:color w:val="000000" w:themeColor="text1"/>
          </w:rPr>
          <w:t xml:space="preserve">, where policy-oriented learning is conceptualized as “relatively enduring alterations of thought or behavioral intentions” arising from experience and bearing on the maintenance or revision of belief-system precepts (Sabatier &amp; Jenkins-Smith, 1993). The risk, then, is that policy learning can in part remain an omnibus label for belief change and policy adjustment, rather than a mechanism with a clearly specified internal logic. In doing so, we risk under-utilizing one of the field’s strongest strengths: its ability to account for the fundamental “fuel” of policy actor behaviour, namely how policy-relevant information is encountered, selected, interpreted, and processed, and how this processing generates the diverse products of learning. To be sure, several frameworks have already pushed in this direction by elucidating learning mechanisms and clarifying how learning links to outcomes across levels of analysis (Heikkila &amp; Gerlak, 2013; Dunlop &amp; Radaelli, 2017; Zaki, 2024a). Yet, if policy learning is fundamentally about updating beliefs and understandings, the pivotal </w:t>
        </w:r>
        <w:r w:rsidRPr="00614817">
          <w:rPr>
            <w:rFonts w:ascii="Times New Roman" w:hAnsi="Times New Roman" w:cs="Times New Roman"/>
            <w:color w:val="000000" w:themeColor="text1"/>
          </w:rPr>
          <w:lastRenderedPageBreak/>
          <w:t>analytical question remains how actors reconcile informational cues with prior beliefs, heuristics, and institutional constraints.</w:t>
        </w:r>
      </w:ins>
    </w:p>
    <w:p w14:paraId="233EE589" w14:textId="4F5F5407" w:rsidR="00486913" w:rsidRPr="00EE26F4" w:rsidRDefault="00634BAE">
      <w:pPr>
        <w:rPr>
          <w:del w:id="48" w:author="Bishoy Zaki" w:date="2026-02-16T14:24:00Z" w16du:dateUtc="2026-02-16T13:24:00Z"/>
          <w:rFonts w:ascii="Times New Roman" w:hAnsi="Times New Roman" w:cs="Times New Roman"/>
          <w:color w:val="000000" w:themeColor="text1"/>
        </w:rPr>
      </w:pPr>
      <w:moveFromRangeStart w:id="49" w:author="Bishoy Zaki" w:date="2026-02-16T14:24:00Z" w:name="move222144296"/>
      <w:moveFrom w:id="50" w:author="Bishoy Zaki" w:date="2026-02-16T14:24:00Z" w16du:dateUtc="2026-02-16T13:24:00Z">
        <w:r w:rsidRPr="00634BAE">
          <w:rPr>
            <w:rFonts w:ascii="Times New Roman" w:hAnsi="Times New Roman" w:cs="Times New Roman"/>
            <w:color w:val="000000" w:themeColor="text1"/>
          </w:rPr>
          <w:t xml:space="preserve">Zaki et al., 2022). </w:t>
        </w:r>
      </w:moveFrom>
      <w:moveFromRangeEnd w:id="49"/>
      <w:del w:id="51" w:author="Bishoy Zaki" w:date="2026-02-16T14:24:00Z" w16du:dateUtc="2026-02-16T13:24:00Z">
        <w:r w:rsidR="001B54B5" w:rsidRPr="00EE26F4">
          <w:rPr>
            <w:rFonts w:ascii="Times New Roman" w:hAnsi="Times New Roman" w:cs="Times New Roman"/>
            <w:color w:val="000000" w:themeColor="text1"/>
          </w:rPr>
          <w:delText>However, many of those definitions were variants of policy-oriented learning from the Advocacy Coalition Framework (ACF). Policy-oriented learning is defined as “enduring alterations of thought or behavioral intentions that result from experience and which are concerned with the attainment or revision of the precepts of the belief systems of individuals or collectives” (Jenkins-Smith &amp; Sabatier, 1993, p. 42).</w:delText>
        </w:r>
      </w:del>
    </w:p>
    <w:p w14:paraId="029D49E7" w14:textId="77777777" w:rsidR="00884685" w:rsidRDefault="00285A3C">
      <w:pPr>
        <w:spacing w:line="480" w:lineRule="auto"/>
        <w:ind w:firstLine="720"/>
        <w:jc w:val="both"/>
        <w:rPr>
          <w:rFonts w:ascii="Times New Roman" w:hAnsi="Times New Roman" w:cs="Times New Roman"/>
          <w:color w:val="000000" w:themeColor="text1"/>
        </w:rPr>
        <w:pPrChange w:id="52" w:author="Bishoy Zaki" w:date="2026-02-16T14:24:00Z" w16du:dateUtc="2026-02-16T13:24:00Z">
          <w:pPr/>
        </w:pPrChange>
      </w:pPr>
      <w:r w:rsidRPr="00285A3C">
        <w:rPr>
          <w:rFonts w:ascii="Times New Roman" w:hAnsi="Times New Roman" w:cs="Times New Roman"/>
          <w:color w:val="000000" w:themeColor="text1"/>
        </w:rPr>
        <w:t>Among the various theories of the policy process, the ACF, through its focus on the connections between belief systems, belief change, and policy-oriented learning</w:t>
      </w:r>
      <w:del w:id="53" w:author="Bishoy Zaki" w:date="2026-02-16T14:24:00Z" w16du:dateUtc="2026-02-16T13:24:00Z">
        <w:r w:rsidR="001B54B5" w:rsidRPr="00EE26F4">
          <w:rPr>
            <w:rFonts w:ascii="Times New Roman" w:hAnsi="Times New Roman" w:cs="Times New Roman"/>
            <w:color w:val="000000" w:themeColor="text1"/>
          </w:rPr>
          <w:delText xml:space="preserve"> has</w:delText>
        </w:r>
      </w:del>
      <w:ins w:id="54" w:author="Bishoy Zaki" w:date="2026-02-16T14:24:00Z" w16du:dateUtc="2026-02-16T13:24:00Z">
        <w:r w:rsidRPr="00285A3C">
          <w:rPr>
            <w:rFonts w:ascii="Times New Roman" w:hAnsi="Times New Roman" w:cs="Times New Roman"/>
            <w:color w:val="000000" w:themeColor="text1"/>
          </w:rPr>
          <w:t>, offers</w:t>
        </w:r>
      </w:ins>
      <w:r w:rsidRPr="00285A3C">
        <w:rPr>
          <w:rFonts w:ascii="Times New Roman" w:hAnsi="Times New Roman" w:cs="Times New Roman"/>
          <w:color w:val="000000" w:themeColor="text1"/>
        </w:rPr>
        <w:t xml:space="preserve"> one of the most substantive conceptualizations of the policy learning and policy change nexus (Bandelow et al., 2019; Jenkins-Smith &amp; Sabatier, 1993; Nohrstedt et al., 2023; Pattison, 2018). </w:t>
      </w:r>
      <w:del w:id="55" w:author="Bishoy Zaki" w:date="2026-02-16T14:24:00Z" w16du:dateUtc="2026-02-16T13:24:00Z">
        <w:r w:rsidR="001B54B5" w:rsidRPr="00EE26F4">
          <w:rPr>
            <w:rFonts w:ascii="Times New Roman" w:hAnsi="Times New Roman" w:cs="Times New Roman"/>
            <w:color w:val="000000" w:themeColor="text1"/>
          </w:rPr>
          <w:delText>However, the fundamental nature of policy learning has helped it proliferate beyond the ACF and across different theoretical approaches to the policy process. Accordingly, several of the theories and frameworks of the policy process discuss policy learning, at least implicitly. For example, within the Multiple Streams Approach, learning has been observed to occur in epistemic communities in the policy stream, through changes in indicators in the problem stream, and experimenting with various political strategies in the politics stream (Herweg et al., 2023). Furthermore, within the same framework, learning has also been linked to the key process by which policy entrepreneurs “couple” the different streams (Blum, 2018). Learning also crystallizes across different theories of the policy process, from policy diffusion and transfer (Volden et al., 2008) to the stages approaches to policymaking, from policy design to implementation (Biegelbauer, 2016; Zaki, 2024b). Additionally, policy learning has integrated into, technical and social understandings of policy problems (Bennett &amp; Howlett, 1992), policy advocacy (Zaki &amp; Dupont, 2024), levels of policy change (Bennett &amp; Howlett, 1992; Hall, 1993; Heclo, 1974; Moyson et al., 2017), and policy entrepreneurship (Blum, 2018). Overall, policy learning has gained prominence across the board throughout policy analysis and policy process scholarship (Bennett &amp; Howlett, 1992, 1992; Dunlop &amp; Radaelli, 2022).</w:delText>
        </w:r>
      </w:del>
      <w:ins w:id="56" w:author="Bishoy Zaki" w:date="2026-02-16T14:24:00Z" w16du:dateUtc="2026-02-16T13:24:00Z">
        <w:r w:rsidRPr="00285A3C">
          <w:rPr>
            <w:rFonts w:ascii="Times New Roman" w:hAnsi="Times New Roman" w:cs="Times New Roman"/>
            <w:color w:val="000000" w:themeColor="text1"/>
          </w:rPr>
          <w:t xml:space="preserve">In this tradition, policy-oriented learning is defined as “enduring alterations of thought or behavioral intentions that result from experience and which are concerned with the attainment or revision of the precepts of the belief systems of individuals or </w:t>
        </w:r>
        <w:r w:rsidRPr="00285A3C">
          <w:rPr>
            <w:rFonts w:ascii="Times New Roman" w:hAnsi="Times New Roman" w:cs="Times New Roman"/>
            <w:color w:val="000000" w:themeColor="text1"/>
          </w:rPr>
          <w:lastRenderedPageBreak/>
          <w:t xml:space="preserve">collectives” (Jenkins-Smith &amp; Sabatier, 1993, p. 42). </w:t>
        </w:r>
        <w:r w:rsidR="00200789">
          <w:rPr>
            <w:rFonts w:ascii="Times New Roman" w:hAnsi="Times New Roman" w:cs="Times New Roman"/>
            <w:color w:val="000000" w:themeColor="text1"/>
          </w:rPr>
          <w:t>Leveraging this highly influential approach to understanding policy learning, and t</w:t>
        </w:r>
        <w:r w:rsidRPr="00285A3C">
          <w:rPr>
            <w:rFonts w:ascii="Times New Roman" w:hAnsi="Times New Roman" w:cs="Times New Roman"/>
            <w:color w:val="000000" w:themeColor="text1"/>
          </w:rPr>
          <w:t>o specify the internal logic of learning without collapsing it into mere belief change,</w:t>
        </w:r>
        <w:r w:rsidR="007662DC">
          <w:rPr>
            <w:rFonts w:ascii="Times New Roman" w:hAnsi="Times New Roman" w:cs="Times New Roman"/>
            <w:color w:val="000000" w:themeColor="text1"/>
          </w:rPr>
          <w:t xml:space="preserve"> in this element,</w:t>
        </w:r>
        <w:r w:rsidRPr="00285A3C">
          <w:rPr>
            <w:rFonts w:ascii="Times New Roman" w:hAnsi="Times New Roman" w:cs="Times New Roman"/>
            <w:color w:val="000000" w:themeColor="text1"/>
          </w:rPr>
          <w:t xml:space="preserve"> we shift attention to the micro-foundational substrate that makes updating possible in the first place, namely information and its processing. </w:t>
        </w:r>
      </w:ins>
    </w:p>
    <w:p w14:paraId="233EE58B" w14:textId="77777777" w:rsidR="00486913" w:rsidRPr="00EE26F4" w:rsidRDefault="001B54B5">
      <w:pPr>
        <w:rPr>
          <w:del w:id="57" w:author="Bishoy Zaki" w:date="2026-02-16T14:24:00Z" w16du:dateUtc="2026-02-16T13:24:00Z"/>
          <w:rFonts w:ascii="Times New Roman" w:hAnsi="Times New Roman" w:cs="Times New Roman"/>
          <w:color w:val="000000" w:themeColor="text1"/>
        </w:rPr>
      </w:pPr>
      <w:del w:id="58" w:author="Bishoy Zaki" w:date="2026-02-16T14:24:00Z" w16du:dateUtc="2026-02-16T13:24:00Z">
        <w:r w:rsidRPr="00EE26F4">
          <w:rPr>
            <w:rFonts w:ascii="Times New Roman" w:hAnsi="Times New Roman" w:cs="Times New Roman"/>
            <w:color w:val="000000" w:themeColor="text1"/>
          </w:rPr>
          <w:delText xml:space="preserve">Apart from contributing to policy analysis and policy process theories, policy learning may constitute its own analytical framework (Dunlop &amp; Radaelli, 2018a). Going further, policy learning may not only be a theoretical lens on the policy process, but it may also function as an </w:delText>
        </w:r>
        <w:r w:rsidRPr="00EE26F4">
          <w:rPr>
            <w:rFonts w:ascii="Times New Roman" w:hAnsi="Times New Roman" w:cs="Times New Roman"/>
            <w:i/>
            <w:iCs/>
            <w:color w:val="000000" w:themeColor="text1"/>
          </w:rPr>
          <w:delText>ontology</w:delText>
        </w:r>
        <w:r w:rsidRPr="00EE26F4">
          <w:rPr>
            <w:rFonts w:ascii="Times New Roman" w:hAnsi="Times New Roman" w:cs="Times New Roman"/>
            <w:color w:val="000000" w:themeColor="text1"/>
          </w:rPr>
          <w:delText xml:space="preserve"> of policymaking. In other words, its nature is a fundamental process that shapes individual and collective behavior within the policy process (Kamkhaji, 2022). This stems from the background understanding of policy learning as a fundamental problem-solving process in which policy actors seek and process information and knowledge about policy problems, aiming to develop viable solutions while considering how this interacts with existing cognitive and institutional structures in which problem-solving occurs. In this way, policy learning is </w:delText>
        </w:r>
        <w:r w:rsidRPr="00EE26F4">
          <w:rPr>
            <w:rFonts w:ascii="Times New Roman" w:hAnsi="Times New Roman" w:cs="Times New Roman"/>
            <w:i/>
            <w:iCs/>
            <w:color w:val="000000" w:themeColor="text1"/>
          </w:rPr>
          <w:delText>embedded</w:delText>
        </w:r>
        <w:r w:rsidRPr="00EE26F4">
          <w:rPr>
            <w:rFonts w:ascii="Times New Roman" w:hAnsi="Times New Roman" w:cs="Times New Roman"/>
            <w:color w:val="000000" w:themeColor="text1"/>
          </w:rPr>
          <w:delText xml:space="preserve"> into the fabric of policymaking (Zaki et al., 2022). This process can lead to cognitive outcomes where policy actors update their knowledge and beliefs about policy problems or behavioral products, such as different degrees of policy change (Dunlop &amp; Radaelli, 2013). Accordingly, an ontological view of policy learning ascribes that we can better explain policy behaviors and policy outcomes if we understand the key aspects of learning (i.e., who learns, what they learn, from whom, how, and why). In other words, we can better explain why policy actors behave in a certain way and the consequences of their actions as a function of their learning processes (Zaki, 2024c).</w:delText>
        </w:r>
      </w:del>
    </w:p>
    <w:p w14:paraId="233EE58C" w14:textId="77777777" w:rsidR="00486913" w:rsidRPr="00EE26F4" w:rsidRDefault="001B54B5">
      <w:pPr>
        <w:rPr>
          <w:del w:id="59" w:author="Bishoy Zaki" w:date="2026-02-16T14:24:00Z" w16du:dateUtc="2026-02-16T13:24:00Z"/>
          <w:rFonts w:ascii="Times New Roman" w:hAnsi="Times New Roman" w:cs="Times New Roman"/>
          <w:color w:val="000000" w:themeColor="text1"/>
        </w:rPr>
      </w:pPr>
      <w:del w:id="60" w:author="Bishoy Zaki" w:date="2026-02-16T14:24:00Z" w16du:dateUtc="2026-02-16T13:24:00Z">
        <w:r w:rsidRPr="00EE26F4">
          <w:rPr>
            <w:rFonts w:ascii="Times New Roman" w:hAnsi="Times New Roman" w:cs="Times New Roman"/>
            <w:color w:val="000000" w:themeColor="text1"/>
          </w:rPr>
          <w:delText>The theoretical status of policy learning and its role in shaping policymaking processes and outcomes are rooted in empirical accounts. For example, research shows that if policy actors learn optimally (i.e., from the right sources, at the right time, employing adequate modes of learning), they have higher chances of developing practical solutions to policy problems, delivering substantive reforms, or improving policy performance (Stark, 2019; Wai Yip So (</w:delText>
        </w:r>
        <w:r w:rsidRPr="00EE26F4">
          <w:rPr>
            <w:rFonts w:ascii="Microsoft JhengHei" w:eastAsia="Microsoft JhengHei" w:hAnsi="Microsoft JhengHei" w:cs="Microsoft JhengHei" w:hint="eastAsia"/>
            <w:color w:val="000000" w:themeColor="text1"/>
          </w:rPr>
          <w:delText>苏伟业</w:delText>
        </w:r>
        <w:r w:rsidRPr="00EE26F4">
          <w:rPr>
            <w:rFonts w:ascii="Times New Roman" w:hAnsi="Times New Roman" w:cs="Times New Roman"/>
            <w:color w:val="000000" w:themeColor="text1"/>
          </w:rPr>
          <w:delText>), 2012). However, learning is not optimally approached when expertise, knowledge, and learning modes are misidentified or misused. In that case, policy learning can become misdirected, leading to policy failures or fiascos (Dunlop et al., 2020) or even value destruction (Zaki, 2024a). As a result, we increasingly see policy actors attempting to deliberately design and develop robust and effective policy learning processes (Zaki, 2024b). This manifests across a wide range of policy domains, from public health to agriculture and food security to crisis governance and beyond (</w:delText>
        </w:r>
      </w:del>
      <w:moveFromRangeStart w:id="61" w:author="Bishoy Zaki" w:date="2026-02-16T14:24:00Z" w:name="move222144297"/>
      <w:moveFrom w:id="62" w:author="Bishoy Zaki" w:date="2026-02-16T14:24:00Z" w16du:dateUtc="2026-02-16T13:24:00Z">
        <w:r w:rsidR="00CF5D3C" w:rsidRPr="00CF5D3C">
          <w:rPr>
            <w:rFonts w:ascii="Times New Roman" w:hAnsi="Times New Roman" w:cs="Times New Roman"/>
            <w:color w:val="000000" w:themeColor="text1"/>
          </w:rPr>
          <w:t xml:space="preserve">Albright, 2011; Beach et al., </w:t>
        </w:r>
        <w:moveFromRangeStart w:id="63" w:author="Bishoy Zaki" w:date="2026-02-16T14:24:00Z" w:name="move222144298"/>
        <w:moveFromRangeEnd w:id="61"/>
        <w:r w:rsidR="00CF5D3C" w:rsidRPr="00CF5D3C">
          <w:rPr>
            <w:rFonts w:ascii="Times New Roman" w:hAnsi="Times New Roman" w:cs="Times New Roman"/>
            <w:color w:val="000000" w:themeColor="text1"/>
          </w:rPr>
          <w:t>2021; Busetti &amp; Righettini, 2023; Crow et al., 2023).</w:t>
        </w:r>
      </w:moveFrom>
      <w:moveFromRangeEnd w:id="63"/>
    </w:p>
    <w:p w14:paraId="11E0A816" w14:textId="76426AA4" w:rsidR="00285A3C" w:rsidRPr="00285A3C" w:rsidRDefault="001B54B5">
      <w:pPr>
        <w:spacing w:line="480" w:lineRule="auto"/>
        <w:ind w:firstLine="720"/>
        <w:jc w:val="both"/>
        <w:rPr>
          <w:rFonts w:ascii="Times New Roman" w:hAnsi="Times New Roman" w:cs="Times New Roman"/>
          <w:color w:val="000000" w:themeColor="text1"/>
        </w:rPr>
        <w:pPrChange w:id="64" w:author="Bishoy Zaki" w:date="2026-02-16T14:24:00Z" w16du:dateUtc="2026-02-16T13:24:00Z">
          <w:pPr/>
        </w:pPrChange>
      </w:pPr>
      <w:del w:id="65" w:author="Bishoy Zaki" w:date="2026-02-16T14:24:00Z" w16du:dateUtc="2026-02-16T13:24:00Z">
        <w:r w:rsidRPr="00EE26F4">
          <w:rPr>
            <w:rFonts w:ascii="Times New Roman" w:hAnsi="Times New Roman" w:cs="Times New Roman"/>
            <w:color w:val="000000" w:themeColor="text1"/>
          </w:rPr>
          <w:delText xml:space="preserve">At the heart of our approach to policy learning is information and its processing. </w:delText>
        </w:r>
      </w:del>
      <w:r w:rsidR="00285A3C" w:rsidRPr="00285A3C">
        <w:rPr>
          <w:rFonts w:ascii="Times New Roman" w:hAnsi="Times New Roman" w:cs="Times New Roman"/>
          <w:color w:val="000000" w:themeColor="text1"/>
        </w:rPr>
        <w:t>Information constitutes the raw material with which ideas, knowledge, beliefs, and</w:t>
      </w:r>
      <w:ins w:id="66" w:author="Bishoy Zaki" w:date="2026-02-16T14:24:00Z" w16du:dateUtc="2026-02-16T13:24:00Z">
        <w:r w:rsidR="00285A3C" w:rsidRPr="00285A3C">
          <w:rPr>
            <w:rFonts w:ascii="Times New Roman" w:hAnsi="Times New Roman" w:cs="Times New Roman"/>
            <w:color w:val="000000" w:themeColor="text1"/>
          </w:rPr>
          <w:t xml:space="preserve"> the</w:t>
        </w:r>
      </w:ins>
      <w:r w:rsidR="00285A3C" w:rsidRPr="00285A3C">
        <w:rPr>
          <w:rFonts w:ascii="Times New Roman" w:hAnsi="Times New Roman" w:cs="Times New Roman"/>
          <w:color w:val="000000" w:themeColor="text1"/>
        </w:rPr>
        <w:t xml:space="preserve"> social construction of policy problems are built (Nowlin, 2021; Zaki et al., 2022). Within learning, individuals and collectives exchange informational cues about policy problems and then reconcile and process them within their existing belief systems, norms, heuristics, and preferences. Accordingly, they develop updated understandings of these problems and their potential solutions, guiding policymaking</w:t>
      </w:r>
      <w:del w:id="67" w:author="Bishoy Zaki" w:date="2026-02-16T14:24:00Z" w16du:dateUtc="2026-02-16T13:24:00Z">
        <w:r w:rsidRPr="00EE26F4">
          <w:rPr>
            <w:rFonts w:ascii="Times New Roman" w:hAnsi="Times New Roman" w:cs="Times New Roman"/>
            <w:color w:val="000000" w:themeColor="text1"/>
          </w:rPr>
          <w:delText xml:space="preserve"> (Beach et al., 2021; Wagner &amp; Ylä-Anttila, </w:delText>
        </w:r>
        <w:r w:rsidRPr="00EE26F4">
          <w:rPr>
            <w:rFonts w:ascii="Times New Roman" w:hAnsi="Times New Roman" w:cs="Times New Roman"/>
            <w:color w:val="000000" w:themeColor="text1"/>
          </w:rPr>
          <w:lastRenderedPageBreak/>
          <w:delText>2020).</w:delText>
        </w:r>
      </w:del>
      <w:ins w:id="68" w:author="Bishoy Zaki" w:date="2026-02-16T14:24:00Z" w16du:dateUtc="2026-02-16T13:24:00Z">
        <w:r w:rsidR="00285A3C" w:rsidRPr="00285A3C">
          <w:rPr>
            <w:rFonts w:ascii="Times New Roman" w:hAnsi="Times New Roman" w:cs="Times New Roman"/>
            <w:color w:val="000000" w:themeColor="text1"/>
          </w:rPr>
          <w:t>.</w:t>
        </w:r>
      </w:ins>
      <w:r w:rsidR="00285A3C" w:rsidRPr="00285A3C">
        <w:rPr>
          <w:rFonts w:ascii="Times New Roman" w:hAnsi="Times New Roman" w:cs="Times New Roman"/>
          <w:color w:val="000000" w:themeColor="text1"/>
        </w:rPr>
        <w:t xml:space="preserve"> How these informational cues are exchanged, selected, and processed significantly impacts what is learned and the products of learning (Heikkila &amp; Gerlak, 2013; Moyson, 2017; Nowlin, 2021). With information and information processing at the core, we define policy learning as </w:t>
      </w:r>
      <w:r w:rsidR="00285A3C" w:rsidRPr="00285A3C">
        <w:rPr>
          <w:rFonts w:ascii="Times New Roman" w:hAnsi="Times New Roman"/>
          <w:color w:val="000000" w:themeColor="text1"/>
          <w:rPrChange w:id="69" w:author="Bishoy Zaki" w:date="2026-02-16T14:24:00Z" w16du:dateUtc="2026-02-16T13:24:00Z">
            <w:rPr>
              <w:rFonts w:ascii="Times New Roman" w:hAnsi="Times New Roman"/>
              <w:i/>
              <w:color w:val="000000" w:themeColor="text1"/>
            </w:rPr>
          </w:rPrChange>
        </w:rPr>
        <w:t>an iterative problem-oriented process where policy actors seek and process information about policy issues, aiming to update their understanding of how they can be solved</w:t>
      </w:r>
      <w:del w:id="70" w:author="Bishoy Zaki" w:date="2026-02-16T14:24:00Z" w16du:dateUtc="2026-02-16T13:24:00Z">
        <w:r w:rsidRPr="00EE26F4">
          <w:rPr>
            <w:rFonts w:ascii="Times New Roman" w:hAnsi="Times New Roman" w:cs="Times New Roman"/>
            <w:color w:val="000000" w:themeColor="text1"/>
          </w:rPr>
          <w:delText>.</w:delText>
        </w:r>
      </w:del>
      <w:ins w:id="71" w:author="Bishoy Zaki" w:date="2026-02-16T14:24:00Z" w16du:dateUtc="2026-02-16T13:24:00Z">
        <w:r w:rsidR="008D541B">
          <w:rPr>
            <w:rFonts w:ascii="Times New Roman" w:hAnsi="Times New Roman" w:cs="Times New Roman"/>
            <w:color w:val="000000" w:themeColor="text1"/>
          </w:rPr>
          <w:t xml:space="preserve"> (see Zaki et al., 2022)</w:t>
        </w:r>
        <w:r w:rsidR="00285A3C" w:rsidRPr="00285A3C">
          <w:rPr>
            <w:rFonts w:ascii="Times New Roman" w:hAnsi="Times New Roman" w:cs="Times New Roman"/>
            <w:color w:val="000000" w:themeColor="text1"/>
          </w:rPr>
          <w:t>.</w:t>
        </w:r>
      </w:ins>
      <w:r w:rsidR="00285A3C" w:rsidRPr="00285A3C">
        <w:rPr>
          <w:rFonts w:ascii="Times New Roman" w:hAnsi="Times New Roman" w:cs="Times New Roman"/>
          <w:color w:val="000000" w:themeColor="text1"/>
        </w:rPr>
        <w:t xml:space="preserve"> Therefore, policy learning is an updating of beliefs following the processing of information. Yet, the updated</w:t>
      </w:r>
      <w:r w:rsidR="00BD60F4">
        <w:rPr>
          <w:rFonts w:ascii="Times New Roman" w:hAnsi="Times New Roman" w:cs="Times New Roman"/>
          <w:color w:val="000000" w:themeColor="text1"/>
        </w:rPr>
        <w:t xml:space="preserve"> </w:t>
      </w:r>
      <w:ins w:id="72" w:author="Bishoy Zaki" w:date="2026-02-16T14:24:00Z" w16du:dateUtc="2026-02-16T13:24:00Z">
        <w:r w:rsidR="00BD60F4">
          <w:rPr>
            <w:rFonts w:ascii="Times New Roman" w:hAnsi="Times New Roman" w:cs="Times New Roman"/>
            <w:color w:val="000000" w:themeColor="text1"/>
          </w:rPr>
          <w:t>understandings and</w:t>
        </w:r>
        <w:r w:rsidR="00285A3C" w:rsidRPr="00285A3C">
          <w:rPr>
            <w:rFonts w:ascii="Times New Roman" w:hAnsi="Times New Roman" w:cs="Times New Roman"/>
            <w:color w:val="000000" w:themeColor="text1"/>
          </w:rPr>
          <w:t xml:space="preserve"> </w:t>
        </w:r>
      </w:ins>
      <w:r w:rsidR="00285A3C" w:rsidRPr="00285A3C">
        <w:rPr>
          <w:rFonts w:ascii="Times New Roman" w:hAnsi="Times New Roman" w:cs="Times New Roman"/>
          <w:color w:val="000000" w:themeColor="text1"/>
        </w:rPr>
        <w:t>beliefs must be congruent with</w:t>
      </w:r>
      <w:r w:rsidR="003D5F1D">
        <w:rPr>
          <w:rFonts w:ascii="Times New Roman" w:hAnsi="Times New Roman" w:cs="Times New Roman"/>
          <w:color w:val="000000" w:themeColor="text1"/>
        </w:rPr>
        <w:t xml:space="preserve"> </w:t>
      </w:r>
      <w:ins w:id="73" w:author="Bishoy Zaki" w:date="2026-02-16T14:24:00Z" w16du:dateUtc="2026-02-16T13:24:00Z">
        <w:r w:rsidR="003D5F1D">
          <w:rPr>
            <w:rFonts w:ascii="Times New Roman" w:hAnsi="Times New Roman" w:cs="Times New Roman"/>
            <w:color w:val="000000" w:themeColor="text1"/>
          </w:rPr>
          <w:t>-or in the direction of-</w:t>
        </w:r>
        <w:r w:rsidR="00285A3C" w:rsidRPr="00285A3C">
          <w:rPr>
            <w:rFonts w:ascii="Times New Roman" w:hAnsi="Times New Roman" w:cs="Times New Roman"/>
            <w:color w:val="000000" w:themeColor="text1"/>
          </w:rPr>
          <w:t xml:space="preserve"> </w:t>
        </w:r>
      </w:ins>
      <w:r w:rsidR="00285A3C" w:rsidRPr="00285A3C">
        <w:rPr>
          <w:rFonts w:ascii="Times New Roman" w:hAnsi="Times New Roman" w:cs="Times New Roman"/>
          <w:color w:val="000000" w:themeColor="text1"/>
        </w:rPr>
        <w:t>the information</w:t>
      </w:r>
      <w:r w:rsidR="003D5F1D">
        <w:rPr>
          <w:rFonts w:ascii="Times New Roman" w:hAnsi="Times New Roman" w:cs="Times New Roman"/>
          <w:color w:val="000000" w:themeColor="text1"/>
        </w:rPr>
        <w:t xml:space="preserve"> </w:t>
      </w:r>
      <w:ins w:id="74" w:author="Bishoy Zaki" w:date="2026-02-16T14:24:00Z" w16du:dateUtc="2026-02-16T13:24:00Z">
        <w:r w:rsidR="003D5F1D">
          <w:rPr>
            <w:rFonts w:ascii="Times New Roman" w:hAnsi="Times New Roman" w:cs="Times New Roman"/>
            <w:color w:val="000000" w:themeColor="text1"/>
          </w:rPr>
          <w:t>processed</w:t>
        </w:r>
        <w:r w:rsidR="00285A3C" w:rsidRPr="00285A3C">
          <w:rPr>
            <w:rFonts w:ascii="Times New Roman" w:hAnsi="Times New Roman" w:cs="Times New Roman"/>
            <w:color w:val="000000" w:themeColor="text1"/>
          </w:rPr>
          <w:t xml:space="preserve"> </w:t>
        </w:r>
      </w:ins>
      <w:r w:rsidR="00285A3C" w:rsidRPr="00285A3C">
        <w:rPr>
          <w:rFonts w:ascii="Times New Roman" w:hAnsi="Times New Roman" w:cs="Times New Roman"/>
          <w:color w:val="000000" w:themeColor="text1"/>
        </w:rPr>
        <w:t xml:space="preserve">to be considered </w:t>
      </w:r>
      <w:ins w:id="75" w:author="Bishoy Zaki" w:date="2026-02-16T14:24:00Z" w16du:dateUtc="2026-02-16T13:24:00Z">
        <w:r w:rsidR="008E71E8">
          <w:rPr>
            <w:rFonts w:ascii="Times New Roman" w:hAnsi="Times New Roman" w:cs="Times New Roman"/>
            <w:color w:val="000000" w:themeColor="text1"/>
          </w:rPr>
          <w:t xml:space="preserve">“real” </w:t>
        </w:r>
      </w:ins>
      <w:r w:rsidR="00285A3C" w:rsidRPr="00285A3C">
        <w:rPr>
          <w:rFonts w:ascii="Times New Roman" w:hAnsi="Times New Roman" w:cs="Times New Roman"/>
          <w:color w:val="000000" w:themeColor="text1"/>
        </w:rPr>
        <w:t>learning</w:t>
      </w:r>
      <w:ins w:id="76" w:author="Bishoy Zaki" w:date="2026-02-16T14:24:00Z" w16du:dateUtc="2026-02-16T13:24:00Z">
        <w:r w:rsidR="008E71E8">
          <w:rPr>
            <w:rFonts w:ascii="Times New Roman" w:hAnsi="Times New Roman" w:cs="Times New Roman"/>
            <w:color w:val="000000" w:themeColor="text1"/>
          </w:rPr>
          <w:t xml:space="preserve"> rather than stochastic behavioural </w:t>
        </w:r>
        <w:r w:rsidR="00F777A1">
          <w:rPr>
            <w:rFonts w:ascii="Times New Roman" w:hAnsi="Times New Roman" w:cs="Times New Roman"/>
            <w:color w:val="000000" w:themeColor="text1"/>
          </w:rPr>
          <w:t xml:space="preserve">or cognitive </w:t>
        </w:r>
        <w:r w:rsidR="008E71E8">
          <w:rPr>
            <w:rFonts w:ascii="Times New Roman" w:hAnsi="Times New Roman" w:cs="Times New Roman"/>
            <w:color w:val="000000" w:themeColor="text1"/>
          </w:rPr>
          <w:t>changes</w:t>
        </w:r>
        <w:r w:rsidR="00285A3C" w:rsidRPr="00285A3C">
          <w:rPr>
            <w:rFonts w:ascii="Times New Roman" w:hAnsi="Times New Roman" w:cs="Times New Roman"/>
            <w:color w:val="000000" w:themeColor="text1"/>
          </w:rPr>
          <w:t>. This definition makes an immediate implication unavoidable: explaining learning requires theorizing the information-processing dynamics through which actors attend to some signals while discounting others, and through which belief updating becomes more or less likely</w:t>
        </w:r>
      </w:ins>
      <w:r w:rsidR="00285A3C" w:rsidRPr="00285A3C">
        <w:rPr>
          <w:rFonts w:ascii="Times New Roman" w:hAnsi="Times New Roman" w:cs="Times New Roman"/>
          <w:color w:val="000000" w:themeColor="text1"/>
        </w:rPr>
        <w:t>.</w:t>
      </w:r>
    </w:p>
    <w:p w14:paraId="729D0943" w14:textId="2F38710C" w:rsidR="00285A3C" w:rsidRPr="00285A3C" w:rsidRDefault="00285A3C">
      <w:pPr>
        <w:spacing w:line="480" w:lineRule="auto"/>
        <w:ind w:firstLine="720"/>
        <w:jc w:val="both"/>
        <w:rPr>
          <w:rFonts w:ascii="Times New Roman" w:hAnsi="Times New Roman" w:cs="Times New Roman"/>
          <w:color w:val="000000" w:themeColor="text1"/>
        </w:rPr>
        <w:pPrChange w:id="77" w:author="Bishoy Zaki" w:date="2026-02-16T14:24:00Z" w16du:dateUtc="2026-02-16T13:24:00Z">
          <w:pPr/>
        </w:pPrChange>
      </w:pPr>
      <w:r w:rsidRPr="00285A3C">
        <w:rPr>
          <w:rFonts w:ascii="Times New Roman" w:hAnsi="Times New Roman" w:cs="Times New Roman"/>
          <w:color w:val="000000" w:themeColor="text1"/>
        </w:rPr>
        <w:t>Despite being understood as a key aspect of policy learning, especially over recent years, the role of information processing as a micro</w:t>
      </w:r>
      <w:del w:id="78" w:author="Bishoy Zaki" w:date="2026-02-16T14:24:00Z" w16du:dateUtc="2026-02-16T13:24:00Z">
        <w:r w:rsidR="001B54B5" w:rsidRPr="00EE26F4">
          <w:rPr>
            <w:rFonts w:ascii="Times New Roman" w:hAnsi="Times New Roman" w:cs="Times New Roman"/>
            <w:color w:val="000000" w:themeColor="text1"/>
          </w:rPr>
          <w:delText xml:space="preserve"> </w:delText>
        </w:r>
      </w:del>
      <w:ins w:id="79" w:author="Bishoy Zaki" w:date="2026-02-16T14:24:00Z" w16du:dateUtc="2026-02-16T13:24:00Z">
        <w:r w:rsidRPr="00285A3C">
          <w:rPr>
            <w:rFonts w:ascii="Times New Roman" w:hAnsi="Times New Roman" w:cs="Times New Roman"/>
            <w:color w:val="000000" w:themeColor="text1"/>
          </w:rPr>
          <w:t>-</w:t>
        </w:r>
      </w:ins>
      <w:r w:rsidRPr="00285A3C">
        <w:rPr>
          <w:rFonts w:ascii="Times New Roman" w:hAnsi="Times New Roman" w:cs="Times New Roman"/>
          <w:color w:val="000000" w:themeColor="text1"/>
        </w:rPr>
        <w:t>foundational dimension of policy learning is often under-theorized (</w:t>
      </w:r>
      <w:del w:id="80" w:author="Bishoy Zaki" w:date="2026-02-16T14:24:00Z" w16du:dateUtc="2026-02-16T13:24:00Z">
        <w:r w:rsidR="001B54B5" w:rsidRPr="00EE26F4">
          <w:rPr>
            <w:rFonts w:ascii="Times New Roman" w:hAnsi="Times New Roman" w:cs="Times New Roman"/>
            <w:color w:val="000000" w:themeColor="text1"/>
          </w:rPr>
          <w:delText>but</w:delText>
        </w:r>
      </w:del>
      <w:ins w:id="81" w:author="Bishoy Zaki" w:date="2026-02-16T14:24:00Z" w16du:dateUtc="2026-02-16T13:24:00Z">
        <w:r w:rsidR="009F31D5">
          <w:rPr>
            <w:rFonts w:ascii="Times New Roman" w:hAnsi="Times New Roman" w:cs="Times New Roman"/>
            <w:color w:val="000000" w:themeColor="text1"/>
          </w:rPr>
          <w:t>For one of the notable exceptions,</w:t>
        </w:r>
      </w:ins>
      <w:r w:rsidRPr="00285A3C">
        <w:rPr>
          <w:rFonts w:ascii="Times New Roman" w:hAnsi="Times New Roman" w:cs="Times New Roman"/>
          <w:color w:val="000000" w:themeColor="text1"/>
        </w:rPr>
        <w:t xml:space="preserve"> see Nowlin, 2021). Policy process </w:t>
      </w:r>
      <w:del w:id="82" w:author="Bishoy Zaki" w:date="2026-02-16T14:24:00Z" w16du:dateUtc="2026-02-16T13:24:00Z">
        <w:r w:rsidR="001B54B5" w:rsidRPr="00EE26F4">
          <w:rPr>
            <w:rFonts w:ascii="Times New Roman" w:hAnsi="Times New Roman" w:cs="Times New Roman"/>
            <w:color w:val="000000" w:themeColor="text1"/>
          </w:rPr>
          <w:delText>work</w:delText>
        </w:r>
      </w:del>
      <w:ins w:id="83" w:author="Bishoy Zaki" w:date="2026-02-16T14:24:00Z" w16du:dateUtc="2026-02-16T13:24:00Z">
        <w:r w:rsidR="000B5A23">
          <w:rPr>
            <w:rFonts w:ascii="Times New Roman" w:hAnsi="Times New Roman" w:cs="Times New Roman"/>
            <w:color w:val="000000" w:themeColor="text1"/>
          </w:rPr>
          <w:t>research</w:t>
        </w:r>
      </w:ins>
      <w:r w:rsidRPr="00285A3C">
        <w:rPr>
          <w:rFonts w:ascii="Times New Roman" w:hAnsi="Times New Roman" w:cs="Times New Roman"/>
          <w:color w:val="000000" w:themeColor="text1"/>
        </w:rPr>
        <w:t xml:space="preserve"> on information and information processing has been developed by scholars of Punctuated Equilibrium Theory (PET) (see Jones &amp; Baumgartner, 2012) and largely independent from </w:t>
      </w:r>
      <w:del w:id="84" w:author="Bishoy Zaki" w:date="2026-02-16T14:24:00Z" w16du:dateUtc="2026-02-16T13:24:00Z">
        <w:r w:rsidR="001B54B5" w:rsidRPr="00EE26F4">
          <w:rPr>
            <w:rFonts w:ascii="Times New Roman" w:hAnsi="Times New Roman" w:cs="Times New Roman"/>
            <w:color w:val="000000" w:themeColor="text1"/>
          </w:rPr>
          <w:delText>policy process work</w:delText>
        </w:r>
      </w:del>
      <w:ins w:id="85" w:author="Bishoy Zaki" w:date="2026-02-16T14:24:00Z" w16du:dateUtc="2026-02-16T13:24:00Z">
        <w:r w:rsidR="00FF0230">
          <w:rPr>
            <w:rFonts w:ascii="Times New Roman" w:hAnsi="Times New Roman" w:cs="Times New Roman"/>
            <w:color w:val="000000" w:themeColor="text1"/>
          </w:rPr>
          <w:t>research</w:t>
        </w:r>
      </w:ins>
      <w:r w:rsidR="00FF0230">
        <w:rPr>
          <w:rFonts w:ascii="Times New Roman" w:hAnsi="Times New Roman" w:cs="Times New Roman"/>
          <w:color w:val="000000" w:themeColor="text1"/>
        </w:rPr>
        <w:t xml:space="preserve"> on </w:t>
      </w:r>
      <w:r w:rsidRPr="00285A3C">
        <w:rPr>
          <w:rFonts w:ascii="Times New Roman" w:hAnsi="Times New Roman" w:cs="Times New Roman"/>
          <w:color w:val="000000" w:themeColor="text1"/>
        </w:rPr>
        <w:t>policy learning. This is even though several decades ago, trailblazers in the field, such as Simon (1997) and Deutsch (1963), among others, pointed to the need for recognizing the connected nature of policymaking and</w:t>
      </w:r>
      <w:r w:rsidR="0059384C">
        <w:rPr>
          <w:rFonts w:ascii="Times New Roman" w:hAnsi="Times New Roman" w:cs="Times New Roman"/>
          <w:color w:val="000000" w:themeColor="text1"/>
        </w:rPr>
        <w:t xml:space="preserve"> </w:t>
      </w:r>
      <w:ins w:id="86" w:author="Bishoy Zaki" w:date="2026-02-16T14:24:00Z" w16du:dateUtc="2026-02-16T13:24:00Z">
        <w:r w:rsidR="0059384C">
          <w:rPr>
            <w:rFonts w:ascii="Times New Roman" w:hAnsi="Times New Roman" w:cs="Times New Roman"/>
            <w:color w:val="000000" w:themeColor="text1"/>
          </w:rPr>
          <w:t>early understandings of</w:t>
        </w:r>
        <w:r w:rsidRPr="00285A3C">
          <w:rPr>
            <w:rFonts w:ascii="Times New Roman" w:hAnsi="Times New Roman" w:cs="Times New Roman"/>
            <w:color w:val="000000" w:themeColor="text1"/>
          </w:rPr>
          <w:t xml:space="preserve"> </w:t>
        </w:r>
      </w:ins>
      <w:r w:rsidRPr="00285A3C">
        <w:rPr>
          <w:rFonts w:ascii="Times New Roman" w:hAnsi="Times New Roman" w:cs="Times New Roman"/>
          <w:color w:val="000000" w:themeColor="text1"/>
        </w:rPr>
        <w:t>policy learning</w:t>
      </w:r>
      <w:ins w:id="87" w:author="Bishoy Zaki" w:date="2026-02-16T14:24:00Z" w16du:dateUtc="2026-02-16T13:24:00Z">
        <w:r w:rsidRPr="00285A3C">
          <w:rPr>
            <w:rFonts w:ascii="Times New Roman" w:hAnsi="Times New Roman" w:cs="Times New Roman"/>
            <w:color w:val="000000" w:themeColor="text1"/>
          </w:rPr>
          <w:t>,</w:t>
        </w:r>
      </w:ins>
      <w:r w:rsidRPr="00285A3C">
        <w:rPr>
          <w:rFonts w:ascii="Times New Roman" w:hAnsi="Times New Roman" w:cs="Times New Roman"/>
          <w:color w:val="000000" w:themeColor="text1"/>
        </w:rPr>
        <w:t xml:space="preserve"> where the interaction between information and heuristics, biases, and reasoning paradigms substantively shapes policy outcomes. </w:t>
      </w:r>
      <w:del w:id="88" w:author="Bishoy Zaki" w:date="2026-02-16T14:24:00Z" w16du:dateUtc="2026-02-16T13:24:00Z">
        <w:r w:rsidR="001B54B5" w:rsidRPr="00EE26F4">
          <w:rPr>
            <w:rFonts w:ascii="Times New Roman" w:hAnsi="Times New Roman" w:cs="Times New Roman"/>
            <w:color w:val="000000" w:themeColor="text1"/>
          </w:rPr>
          <w:delText>The</w:delText>
        </w:r>
      </w:del>
      <w:ins w:id="89" w:author="Bishoy Zaki" w:date="2026-02-16T14:24:00Z" w16du:dateUtc="2026-02-16T13:24:00Z">
        <w:r w:rsidR="008E14F0">
          <w:rPr>
            <w:rFonts w:ascii="Times New Roman" w:hAnsi="Times New Roman" w:cs="Times New Roman"/>
            <w:color w:val="000000" w:themeColor="text1"/>
          </w:rPr>
          <w:t>This</w:t>
        </w:r>
      </w:ins>
      <w:r w:rsidRPr="00285A3C">
        <w:rPr>
          <w:rFonts w:ascii="Times New Roman" w:hAnsi="Times New Roman" w:cs="Times New Roman"/>
          <w:color w:val="000000" w:themeColor="text1"/>
        </w:rPr>
        <w:t xml:space="preserve"> relative scarcity of theoretical focus on the connections between information processing and policy learning somewhat limits the field’s ability to explain the underlying causal mechanisms through which policy actors learn, and, consequently, limits the ability to explain their learning outcomes. This is particularly problematic given the importance of integrating multilevel views of policy learning (micro, meso, and macro) in describing how learning aggregates towards specific outcomes (see Dunlop &amp; Radaelli, 2016; Heikkila &amp; Gerlak, 2013; Zaki et al., </w:t>
      </w:r>
      <w:r w:rsidRPr="00285A3C">
        <w:rPr>
          <w:rFonts w:ascii="Times New Roman" w:hAnsi="Times New Roman" w:cs="Times New Roman"/>
          <w:color w:val="000000" w:themeColor="text1"/>
        </w:rPr>
        <w:lastRenderedPageBreak/>
        <w:t>2022).</w:t>
      </w:r>
      <w:ins w:id="90" w:author="Bishoy Zaki" w:date="2026-02-16T14:24:00Z" w16du:dateUtc="2026-02-16T13:24:00Z">
        <w:r w:rsidRPr="00285A3C">
          <w:rPr>
            <w:rFonts w:ascii="Times New Roman" w:hAnsi="Times New Roman" w:cs="Times New Roman"/>
            <w:color w:val="000000" w:themeColor="text1"/>
          </w:rPr>
          <w:t xml:space="preserve"> The task, then, is to reconnect policy learning scholarship to the information-processing mechanisms it often presupposes, and to do so in a way that clarifies how learning operates and aggregates across micro, meso, and macro levels.</w:t>
        </w:r>
      </w:ins>
    </w:p>
    <w:p w14:paraId="0D79552A" w14:textId="1D7DFE89" w:rsidR="00285A3C" w:rsidRPr="00285A3C" w:rsidRDefault="00285A3C">
      <w:pPr>
        <w:spacing w:line="480" w:lineRule="auto"/>
        <w:ind w:firstLine="720"/>
        <w:jc w:val="both"/>
        <w:rPr>
          <w:rFonts w:ascii="Times New Roman" w:hAnsi="Times New Roman" w:cs="Times New Roman"/>
          <w:color w:val="000000" w:themeColor="text1"/>
        </w:rPr>
        <w:pPrChange w:id="91" w:author="Bishoy Zaki" w:date="2026-02-16T14:24:00Z" w16du:dateUtc="2026-02-16T13:24:00Z">
          <w:pPr/>
        </w:pPrChange>
      </w:pPr>
      <w:r w:rsidRPr="00285A3C">
        <w:rPr>
          <w:rFonts w:ascii="Times New Roman" w:hAnsi="Times New Roman" w:cs="Times New Roman"/>
          <w:color w:val="000000" w:themeColor="text1"/>
        </w:rPr>
        <w:t xml:space="preserve">In this Element, we build on work that situates learning at the center of policymaking, where learning is embedded in a policy context with policy actors, governance </w:t>
      </w:r>
      <w:ins w:id="92" w:author="Bishoy Zaki" w:date="2026-02-16T14:24:00Z" w16du:dateUtc="2026-02-16T13:24:00Z">
        <w:r w:rsidR="00E04EF1">
          <w:rPr>
            <w:rFonts w:ascii="Times New Roman" w:hAnsi="Times New Roman" w:cs="Times New Roman"/>
            <w:color w:val="000000" w:themeColor="text1"/>
          </w:rPr>
          <w:t xml:space="preserve">and sensemaking </w:t>
        </w:r>
      </w:ins>
      <w:r w:rsidRPr="00285A3C">
        <w:rPr>
          <w:rFonts w:ascii="Times New Roman" w:hAnsi="Times New Roman" w:cs="Times New Roman"/>
          <w:color w:val="000000" w:themeColor="text1"/>
        </w:rPr>
        <w:t>structures, and information (Zaki et al., 2022). Specifically, we examine a model</w:t>
      </w:r>
      <w:del w:id="93" w:author="Bishoy Zaki" w:date="2026-02-16T14:24:00Z" w16du:dateUtc="2026-02-16T13:24:00Z">
        <w:r w:rsidR="001B54B5" w:rsidRPr="00EE26F4">
          <w:rPr>
            <w:rFonts w:ascii="Times New Roman" w:hAnsi="Times New Roman" w:cs="Times New Roman"/>
            <w:color w:val="000000" w:themeColor="text1"/>
          </w:rPr>
          <w:delText xml:space="preserve"> of learning through information processing</w:delText>
        </w:r>
      </w:del>
      <w:r w:rsidRPr="00285A3C">
        <w:rPr>
          <w:rFonts w:ascii="Times New Roman" w:hAnsi="Times New Roman" w:cs="Times New Roman"/>
          <w:color w:val="000000" w:themeColor="text1"/>
        </w:rPr>
        <w:t xml:space="preserve"> that synthesizes research on learning and information processing to offer insights on how information processing dynamics</w:t>
      </w:r>
      <w:del w:id="94" w:author="Bishoy Zaki" w:date="2026-02-16T14:24:00Z" w16du:dateUtc="2026-02-16T13:24:00Z">
        <w:r w:rsidR="001B54B5" w:rsidRPr="00EE26F4">
          <w:rPr>
            <w:rFonts w:ascii="Times New Roman" w:hAnsi="Times New Roman" w:cs="Times New Roman"/>
            <w:color w:val="000000" w:themeColor="text1"/>
          </w:rPr>
          <w:delText xml:space="preserve"> (i.e.,</w:delText>
        </w:r>
      </w:del>
      <w:ins w:id="95" w:author="Bishoy Zaki" w:date="2026-02-16T14:24:00Z" w16du:dateUtc="2026-02-16T13:24:00Z">
        <w:r w:rsidRPr="00285A3C">
          <w:rPr>
            <w:rFonts w:ascii="Times New Roman" w:hAnsi="Times New Roman" w:cs="Times New Roman"/>
            <w:color w:val="000000" w:themeColor="text1"/>
          </w:rPr>
          <w:t>, namely</w:t>
        </w:r>
      </w:ins>
      <w:r w:rsidRPr="00285A3C">
        <w:rPr>
          <w:rFonts w:ascii="Times New Roman" w:hAnsi="Times New Roman" w:cs="Times New Roman"/>
          <w:color w:val="000000" w:themeColor="text1"/>
        </w:rPr>
        <w:t xml:space="preserve"> attention to some information signals while ignoring or downplaying others</w:t>
      </w:r>
      <w:del w:id="96" w:author="Bishoy Zaki" w:date="2026-02-16T14:24:00Z" w16du:dateUtc="2026-02-16T13:24:00Z">
        <w:r w:rsidR="001B54B5" w:rsidRPr="00EE26F4">
          <w:rPr>
            <w:rFonts w:ascii="Times New Roman" w:hAnsi="Times New Roman" w:cs="Times New Roman"/>
            <w:color w:val="000000" w:themeColor="text1"/>
          </w:rPr>
          <w:delText>) influences</w:delText>
        </w:r>
      </w:del>
      <w:ins w:id="97" w:author="Bishoy Zaki" w:date="2026-02-16T14:24:00Z" w16du:dateUtc="2026-02-16T13:24:00Z">
        <w:r w:rsidRPr="00285A3C">
          <w:rPr>
            <w:rFonts w:ascii="Times New Roman" w:hAnsi="Times New Roman" w:cs="Times New Roman"/>
            <w:color w:val="000000" w:themeColor="text1"/>
          </w:rPr>
          <w:t>, influence</w:t>
        </w:r>
      </w:ins>
      <w:r w:rsidRPr="00285A3C">
        <w:rPr>
          <w:rFonts w:ascii="Times New Roman" w:hAnsi="Times New Roman" w:cs="Times New Roman"/>
          <w:color w:val="000000" w:themeColor="text1"/>
        </w:rPr>
        <w:t xml:space="preserve"> what is or </w:t>
      </w:r>
      <w:del w:id="98" w:author="Bishoy Zaki" w:date="2026-02-16T14:24:00Z" w16du:dateUtc="2026-02-16T13:24:00Z">
        <w:r w:rsidR="001B54B5" w:rsidRPr="00EE26F4">
          <w:rPr>
            <w:rFonts w:ascii="Times New Roman" w:hAnsi="Times New Roman" w:cs="Times New Roman"/>
            <w:color w:val="000000" w:themeColor="text1"/>
          </w:rPr>
          <w:delText>isn’t</w:delText>
        </w:r>
      </w:del>
      <w:ins w:id="99" w:author="Bishoy Zaki" w:date="2026-02-16T14:24:00Z" w16du:dateUtc="2026-02-16T13:24:00Z">
        <w:r w:rsidRPr="00285A3C">
          <w:rPr>
            <w:rFonts w:ascii="Times New Roman" w:hAnsi="Times New Roman" w:cs="Times New Roman"/>
            <w:color w:val="000000" w:themeColor="text1"/>
          </w:rPr>
          <w:t>is not</w:t>
        </w:r>
      </w:ins>
      <w:r w:rsidRPr="00285A3C">
        <w:rPr>
          <w:rFonts w:ascii="Times New Roman" w:hAnsi="Times New Roman" w:cs="Times New Roman"/>
          <w:color w:val="000000" w:themeColor="text1"/>
        </w:rPr>
        <w:t xml:space="preserve"> learned. In brief, the model posits that learning is the updating of beliefs that results from the interaction of information and prior beliefs, where the likelihood of learning increases as the strength of the information signal increases relative to the prior belief. This model of learning accounts for micro learning among individuals and meso-level learning among collectives. Additionally, the learning process illustrated by the model is embedded within a broader policymaking system context which shapes how learning influences policy outcomes. This approach advances the theoretical debate on learning by further enshrining the micro</w:t>
      </w:r>
      <w:del w:id="100" w:author="Bishoy Zaki" w:date="2026-02-16T14:24:00Z" w16du:dateUtc="2026-02-16T13:24:00Z">
        <w:r w:rsidR="001B54B5" w:rsidRPr="00EE26F4">
          <w:rPr>
            <w:rFonts w:ascii="Times New Roman" w:hAnsi="Times New Roman" w:cs="Times New Roman"/>
            <w:color w:val="000000" w:themeColor="text1"/>
          </w:rPr>
          <w:delText xml:space="preserve"> </w:delText>
        </w:r>
      </w:del>
      <w:ins w:id="101" w:author="Bishoy Zaki" w:date="2026-02-16T14:24:00Z" w16du:dateUtc="2026-02-16T13:24:00Z">
        <w:r w:rsidRPr="00285A3C">
          <w:rPr>
            <w:rFonts w:ascii="Times New Roman" w:hAnsi="Times New Roman" w:cs="Times New Roman"/>
            <w:color w:val="000000" w:themeColor="text1"/>
          </w:rPr>
          <w:t>-</w:t>
        </w:r>
      </w:ins>
      <w:r w:rsidRPr="00285A3C">
        <w:rPr>
          <w:rFonts w:ascii="Times New Roman" w:hAnsi="Times New Roman" w:cs="Times New Roman"/>
          <w:color w:val="000000" w:themeColor="text1"/>
        </w:rPr>
        <w:t>foundational and fundamental information</w:t>
      </w:r>
      <w:del w:id="102" w:author="Bishoy Zaki" w:date="2026-02-16T14:24:00Z" w16du:dateUtc="2026-02-16T13:24:00Z">
        <w:r w:rsidR="001B54B5" w:rsidRPr="00EE26F4">
          <w:rPr>
            <w:rFonts w:ascii="Times New Roman" w:hAnsi="Times New Roman" w:cs="Times New Roman"/>
            <w:color w:val="000000" w:themeColor="text1"/>
          </w:rPr>
          <w:delText xml:space="preserve"> </w:delText>
        </w:r>
      </w:del>
      <w:ins w:id="103" w:author="Bishoy Zaki" w:date="2026-02-16T14:24:00Z" w16du:dateUtc="2026-02-16T13:24:00Z">
        <w:r w:rsidRPr="00285A3C">
          <w:rPr>
            <w:rFonts w:ascii="Times New Roman" w:hAnsi="Times New Roman" w:cs="Times New Roman"/>
            <w:color w:val="000000" w:themeColor="text1"/>
          </w:rPr>
          <w:t>-</w:t>
        </w:r>
      </w:ins>
      <w:r w:rsidRPr="00285A3C">
        <w:rPr>
          <w:rFonts w:ascii="Times New Roman" w:hAnsi="Times New Roman" w:cs="Times New Roman"/>
          <w:color w:val="000000" w:themeColor="text1"/>
        </w:rPr>
        <w:t xml:space="preserve">processing dimension within existing approaches to policy learning and </w:t>
      </w:r>
      <w:ins w:id="104" w:author="Bishoy Zaki" w:date="2026-02-16T14:24:00Z" w16du:dateUtc="2026-02-16T13:24:00Z">
        <w:r w:rsidRPr="00285A3C">
          <w:rPr>
            <w:rFonts w:ascii="Times New Roman" w:hAnsi="Times New Roman" w:cs="Times New Roman"/>
            <w:color w:val="000000" w:themeColor="text1"/>
          </w:rPr>
          <w:t xml:space="preserve">by </w:t>
        </w:r>
      </w:ins>
      <w:r w:rsidRPr="00285A3C">
        <w:rPr>
          <w:rFonts w:ascii="Times New Roman" w:hAnsi="Times New Roman" w:cs="Times New Roman"/>
          <w:color w:val="000000" w:themeColor="text1"/>
        </w:rPr>
        <w:t xml:space="preserve">plotting how </w:t>
      </w:r>
      <w:del w:id="105" w:author="Bishoy Zaki" w:date="2026-02-16T14:24:00Z" w16du:dateUtc="2026-02-16T13:24:00Z">
        <w:r w:rsidR="001B54B5" w:rsidRPr="00EE26F4">
          <w:rPr>
            <w:rFonts w:ascii="Times New Roman" w:hAnsi="Times New Roman" w:cs="Times New Roman"/>
            <w:color w:val="000000" w:themeColor="text1"/>
          </w:rPr>
          <w:delText>they influence</w:delText>
        </w:r>
      </w:del>
      <w:ins w:id="106" w:author="Bishoy Zaki" w:date="2026-02-16T14:24:00Z" w16du:dateUtc="2026-02-16T13:24:00Z">
        <w:r w:rsidRPr="00285A3C">
          <w:rPr>
            <w:rFonts w:ascii="Times New Roman" w:hAnsi="Times New Roman" w:cs="Times New Roman"/>
            <w:color w:val="000000" w:themeColor="text1"/>
          </w:rPr>
          <w:t>it influences</w:t>
        </w:r>
      </w:ins>
      <w:r w:rsidRPr="00285A3C">
        <w:rPr>
          <w:rFonts w:ascii="Times New Roman" w:hAnsi="Times New Roman" w:cs="Times New Roman"/>
          <w:color w:val="000000" w:themeColor="text1"/>
        </w:rPr>
        <w:t xml:space="preserve"> policy learning processes. This helps provide a more robust baseline for aggregating how learning takes place across multiple levels and thus advances our ability to explain learning outcomes and how learning contributes to policy change (Dunlop &amp; Radaelli, 2017; Moyson et al., </w:t>
      </w:r>
      <w:del w:id="107" w:author="Bishoy Zaki" w:date="2026-02-16T14:24:00Z" w16du:dateUtc="2026-02-16T13:24:00Z">
        <w:r w:rsidR="001B54B5" w:rsidRPr="00EE26F4">
          <w:rPr>
            <w:rFonts w:ascii="Times New Roman" w:hAnsi="Times New Roman" w:cs="Times New Roman"/>
            <w:color w:val="000000" w:themeColor="text1"/>
          </w:rPr>
          <w:delText>2017).</w:delText>
        </w:r>
      </w:del>
      <w:ins w:id="108" w:author="Bishoy Zaki" w:date="2026-02-16T14:24:00Z" w16du:dateUtc="2026-02-16T13:24:00Z">
        <w:r w:rsidRPr="00285A3C">
          <w:rPr>
            <w:rFonts w:ascii="Times New Roman" w:hAnsi="Times New Roman" w:cs="Times New Roman"/>
            <w:color w:val="000000" w:themeColor="text1"/>
          </w:rPr>
          <w:t>2017)</w:t>
        </w:r>
        <w:r w:rsidR="00BC2255">
          <w:rPr>
            <w:rFonts w:ascii="Times New Roman" w:hAnsi="Times New Roman" w:cs="Times New Roman"/>
            <w:color w:val="000000" w:themeColor="text1"/>
          </w:rPr>
          <w:t xml:space="preserve">, further addressing the need for a more comprehensive model of agency underlying policy learning (see </w:t>
        </w:r>
        <w:r w:rsidR="00067268" w:rsidRPr="00067268">
          <w:rPr>
            <w:rFonts w:ascii="Times New Roman" w:hAnsi="Times New Roman" w:cs="Times New Roman"/>
            <w:noProof/>
            <w:color w:val="000000" w:themeColor="text1"/>
            <w:lang w:val="en-US"/>
          </w:rPr>
          <w:t>Goyal &amp; Howlett, 2018)</w:t>
        </w:r>
        <w:r w:rsidRPr="00285A3C">
          <w:rPr>
            <w:rFonts w:ascii="Times New Roman" w:hAnsi="Times New Roman" w:cs="Times New Roman"/>
            <w:color w:val="000000" w:themeColor="text1"/>
          </w:rPr>
          <w:t xml:space="preserve">. </w:t>
        </w:r>
      </w:ins>
    </w:p>
    <w:p w14:paraId="02C4EF9F" w14:textId="32E2B7D0" w:rsidR="00285A3C" w:rsidRDefault="00285A3C">
      <w:pPr>
        <w:spacing w:line="480" w:lineRule="auto"/>
        <w:ind w:firstLine="720"/>
        <w:jc w:val="both"/>
        <w:rPr>
          <w:rFonts w:ascii="Times New Roman" w:hAnsi="Times New Roman" w:cs="Times New Roman"/>
          <w:color w:val="000000" w:themeColor="text1"/>
        </w:rPr>
        <w:pPrChange w:id="109" w:author="Bishoy Zaki" w:date="2026-02-16T14:24:00Z" w16du:dateUtc="2026-02-16T13:24:00Z">
          <w:pPr/>
        </w:pPrChange>
      </w:pPr>
      <w:r w:rsidRPr="00285A3C">
        <w:rPr>
          <w:rFonts w:ascii="Times New Roman" w:hAnsi="Times New Roman" w:cs="Times New Roman"/>
          <w:color w:val="000000" w:themeColor="text1"/>
        </w:rPr>
        <w:t>Looking ahead, in Chapter 2, we provide a thorough overview of the foundations of policy learning as a field of study and its development. Then, we showcase how these foundations developed into the contemporary sprawling landscape of policy learning research and its main analytical, theoretical, and conceptual streams (i.e.,</w:t>
      </w:r>
      <w:r w:rsidR="00A10613">
        <w:rPr>
          <w:rFonts w:ascii="Times New Roman" w:hAnsi="Times New Roman" w:cs="Times New Roman"/>
          <w:color w:val="000000" w:themeColor="text1"/>
        </w:rPr>
        <w:t xml:space="preserve"> </w:t>
      </w:r>
      <w:del w:id="110" w:author="Bishoy Zaki" w:date="2026-02-16T14:24:00Z" w16du:dateUtc="2026-02-16T13:24:00Z">
        <w:r w:rsidR="001B54B5" w:rsidRPr="00EE26F4">
          <w:rPr>
            <w:rFonts w:ascii="Times New Roman" w:hAnsi="Times New Roman" w:cs="Times New Roman"/>
            <w:color w:val="000000" w:themeColor="text1"/>
          </w:rPr>
          <w:delText xml:space="preserve">types, </w:delText>
        </w:r>
      </w:del>
      <w:r w:rsidR="00A10613">
        <w:rPr>
          <w:rFonts w:ascii="Times New Roman" w:hAnsi="Times New Roman" w:cs="Times New Roman"/>
          <w:color w:val="000000" w:themeColor="text1"/>
        </w:rPr>
        <w:t xml:space="preserve">forms, </w:t>
      </w:r>
      <w:ins w:id="111" w:author="Bishoy Zaki" w:date="2026-02-16T14:24:00Z" w16du:dateUtc="2026-02-16T13:24:00Z">
        <w:r w:rsidR="002B620C">
          <w:rPr>
            <w:rFonts w:ascii="Times New Roman" w:hAnsi="Times New Roman" w:cs="Times New Roman"/>
            <w:color w:val="000000" w:themeColor="text1"/>
          </w:rPr>
          <w:t xml:space="preserve">modes, </w:t>
        </w:r>
      </w:ins>
      <w:r w:rsidR="002B620C">
        <w:rPr>
          <w:rFonts w:ascii="Times New Roman" w:hAnsi="Times New Roman" w:cs="Times New Roman"/>
          <w:color w:val="000000" w:themeColor="text1"/>
        </w:rPr>
        <w:t xml:space="preserve">mechanisms, </w:t>
      </w:r>
      <w:del w:id="112" w:author="Bishoy Zaki" w:date="2026-02-16T14:24:00Z" w16du:dateUtc="2026-02-16T13:24:00Z">
        <w:r w:rsidR="001B54B5" w:rsidRPr="00EE26F4">
          <w:rPr>
            <w:rFonts w:ascii="Times New Roman" w:hAnsi="Times New Roman" w:cs="Times New Roman"/>
            <w:color w:val="000000" w:themeColor="text1"/>
          </w:rPr>
          <w:delText>modes</w:delText>
        </w:r>
      </w:del>
      <w:ins w:id="113" w:author="Bishoy Zaki" w:date="2026-02-16T14:24:00Z" w16du:dateUtc="2026-02-16T13:24:00Z">
        <w:r w:rsidR="002B620C">
          <w:rPr>
            <w:rFonts w:ascii="Times New Roman" w:hAnsi="Times New Roman" w:cs="Times New Roman"/>
            <w:color w:val="000000" w:themeColor="text1"/>
          </w:rPr>
          <w:t>types, and outcomes</w:t>
        </w:r>
      </w:ins>
      <w:r w:rsidR="002B620C">
        <w:rPr>
          <w:rFonts w:ascii="Times New Roman" w:hAnsi="Times New Roman" w:cs="Times New Roman"/>
          <w:color w:val="000000" w:themeColor="text1"/>
        </w:rPr>
        <w:t xml:space="preserve"> of learning</w:t>
      </w:r>
      <w:del w:id="114" w:author="Bishoy Zaki" w:date="2026-02-16T14:24:00Z" w16du:dateUtc="2026-02-16T13:24:00Z">
        <w:r w:rsidR="001B54B5" w:rsidRPr="00EE26F4">
          <w:rPr>
            <w:rFonts w:ascii="Times New Roman" w:hAnsi="Times New Roman" w:cs="Times New Roman"/>
            <w:color w:val="000000" w:themeColor="text1"/>
          </w:rPr>
          <w:delText>, etc.).</w:delText>
        </w:r>
      </w:del>
      <w:ins w:id="115" w:author="Bishoy Zaki" w:date="2026-02-16T14:24:00Z" w16du:dateUtc="2026-02-16T13:24:00Z">
        <w:r w:rsidR="002B620C">
          <w:rPr>
            <w:rFonts w:ascii="Times New Roman" w:hAnsi="Times New Roman" w:cs="Times New Roman"/>
            <w:color w:val="000000" w:themeColor="text1"/>
          </w:rPr>
          <w:t>)</w:t>
        </w:r>
        <w:r w:rsidRPr="00285A3C">
          <w:rPr>
            <w:rFonts w:ascii="Times New Roman" w:hAnsi="Times New Roman" w:cs="Times New Roman"/>
            <w:color w:val="000000" w:themeColor="text1"/>
          </w:rPr>
          <w:t>.</w:t>
        </w:r>
      </w:ins>
      <w:r w:rsidRPr="00285A3C">
        <w:rPr>
          <w:rFonts w:ascii="Times New Roman" w:hAnsi="Times New Roman" w:cs="Times New Roman"/>
          <w:color w:val="000000" w:themeColor="text1"/>
        </w:rPr>
        <w:t xml:space="preserve"> </w:t>
      </w:r>
      <w:r w:rsidRPr="00285A3C">
        <w:rPr>
          <w:rFonts w:ascii="Times New Roman" w:hAnsi="Times New Roman" w:cs="Times New Roman"/>
          <w:color w:val="000000" w:themeColor="text1"/>
        </w:rPr>
        <w:lastRenderedPageBreak/>
        <w:t xml:space="preserve">From there on, we discuss the different ontological approaches to policy learning while dedicating special attention to the role of information processing therein. In Chapter 3, we discuss the role of belief systems and information processing in policy learning, from which we build a model of policy learning through information processing. Then, in Chapter 4, we empirically apply the model to the case of </w:t>
      </w:r>
      <w:del w:id="116" w:author="Bishoy Zaki" w:date="2026-02-16T14:24:00Z" w16du:dateUtc="2026-02-16T13:24:00Z">
        <w:r w:rsidR="001B54B5" w:rsidRPr="00EE26F4">
          <w:rPr>
            <w:rFonts w:ascii="Times New Roman" w:hAnsi="Times New Roman" w:cs="Times New Roman"/>
            <w:color w:val="000000" w:themeColor="text1"/>
          </w:rPr>
          <w:delText xml:space="preserve">the </w:delText>
        </w:r>
      </w:del>
      <w:r w:rsidRPr="00285A3C">
        <w:rPr>
          <w:rFonts w:ascii="Times New Roman" w:hAnsi="Times New Roman" w:cs="Times New Roman"/>
          <w:color w:val="000000" w:themeColor="text1"/>
        </w:rPr>
        <w:t xml:space="preserve">United States public opinion about nuclear energy following the Fukushima nuclear disaster. Next, in Chapter 5, we examine the broader policymaking system context in which learning through information processing occurs, and how those systemic factors produce policy outcomes. Specifically, we rely on </w:t>
      </w:r>
      <w:ins w:id="117" w:author="Bishoy Zaki" w:date="2026-02-16T14:24:00Z" w16du:dateUtc="2026-02-16T13:24:00Z">
        <w:r w:rsidR="009D3DC7">
          <w:rPr>
            <w:rFonts w:ascii="Times New Roman" w:hAnsi="Times New Roman" w:cs="Times New Roman"/>
            <w:color w:val="000000" w:themeColor="text1"/>
          </w:rPr>
          <w:t>our adopted approach of “</w:t>
        </w:r>
      </w:ins>
      <w:r w:rsidRPr="00285A3C">
        <w:rPr>
          <w:rFonts w:ascii="Times New Roman" w:hAnsi="Times New Roman" w:cs="Times New Roman"/>
          <w:color w:val="000000" w:themeColor="text1"/>
        </w:rPr>
        <w:t>policy-embedded learning</w:t>
      </w:r>
      <w:ins w:id="118" w:author="Bishoy Zaki" w:date="2026-02-16T14:24:00Z" w16du:dateUtc="2026-02-16T13:24:00Z">
        <w:r w:rsidR="001259A8">
          <w:rPr>
            <w:rFonts w:ascii="Times New Roman" w:hAnsi="Times New Roman" w:cs="Times New Roman"/>
            <w:color w:val="000000" w:themeColor="text1"/>
          </w:rPr>
          <w:t>”</w:t>
        </w:r>
      </w:ins>
      <w:r w:rsidRPr="00285A3C">
        <w:rPr>
          <w:rFonts w:ascii="Times New Roman" w:hAnsi="Times New Roman" w:cs="Times New Roman"/>
          <w:color w:val="000000" w:themeColor="text1"/>
        </w:rPr>
        <w:t xml:space="preserve"> as a framework and conceptual background for thinking about the role of information and information processing in learning and policy change and development. Finally, in Chapter 6, we offer a set of </w:t>
      </w:r>
      <w:del w:id="119" w:author="Bishoy Zaki" w:date="2026-02-16T14:24:00Z" w16du:dateUtc="2026-02-16T13:24:00Z">
        <w:r w:rsidR="001B54B5" w:rsidRPr="00EE26F4">
          <w:rPr>
            <w:rFonts w:ascii="Times New Roman" w:hAnsi="Times New Roman" w:cs="Times New Roman"/>
            <w:color w:val="000000" w:themeColor="text1"/>
          </w:rPr>
          <w:delText xml:space="preserve">brief </w:delText>
        </w:r>
      </w:del>
      <w:r w:rsidRPr="00285A3C">
        <w:rPr>
          <w:rFonts w:ascii="Times New Roman" w:hAnsi="Times New Roman" w:cs="Times New Roman"/>
          <w:color w:val="000000" w:themeColor="text1"/>
        </w:rPr>
        <w:t xml:space="preserve">concluding remarks that connect our model and framework to the conceptual, analytical, and theoretical approaches to learning discussed within this </w:t>
      </w:r>
      <w:del w:id="120" w:author="Bishoy Zaki" w:date="2026-02-16T14:24:00Z" w16du:dateUtc="2026-02-16T13:24:00Z">
        <w:r w:rsidR="001B54B5" w:rsidRPr="00EE26F4">
          <w:rPr>
            <w:rFonts w:ascii="Times New Roman" w:hAnsi="Times New Roman" w:cs="Times New Roman"/>
            <w:color w:val="000000" w:themeColor="text1"/>
          </w:rPr>
          <w:delText>element</w:delText>
        </w:r>
      </w:del>
      <w:ins w:id="121" w:author="Bishoy Zaki" w:date="2026-02-16T14:24:00Z" w16du:dateUtc="2026-02-16T13:24:00Z">
        <w:r w:rsidRPr="00285A3C">
          <w:rPr>
            <w:rFonts w:ascii="Times New Roman" w:hAnsi="Times New Roman" w:cs="Times New Roman"/>
            <w:color w:val="000000" w:themeColor="text1"/>
          </w:rPr>
          <w:t>Element</w:t>
        </w:r>
      </w:ins>
      <w:r w:rsidRPr="00285A3C">
        <w:rPr>
          <w:rFonts w:ascii="Times New Roman" w:hAnsi="Times New Roman" w:cs="Times New Roman"/>
          <w:color w:val="000000" w:themeColor="text1"/>
        </w:rPr>
        <w:t>. This also includes a discussion of the limitations of this approach, most notably how policy change happens outside of policy learning through information processing.</w:t>
      </w:r>
    </w:p>
    <w:p w14:paraId="1A342EA6" w14:textId="77777777" w:rsidR="00DA5246" w:rsidRDefault="00DA5246" w:rsidP="00285A3C">
      <w:pPr>
        <w:spacing w:line="480" w:lineRule="auto"/>
        <w:ind w:firstLine="720"/>
        <w:jc w:val="both"/>
        <w:rPr>
          <w:ins w:id="122" w:author="Bishoy Zaki" w:date="2026-02-16T14:24:00Z" w16du:dateUtc="2026-02-16T13:24:00Z"/>
          <w:rFonts w:ascii="Times New Roman" w:hAnsi="Times New Roman" w:cs="Times New Roman"/>
          <w:color w:val="000000" w:themeColor="text1"/>
        </w:rPr>
      </w:pPr>
    </w:p>
    <w:p w14:paraId="2603F13B" w14:textId="77777777" w:rsidR="00DA5246" w:rsidRDefault="00DA5246" w:rsidP="00285A3C">
      <w:pPr>
        <w:spacing w:line="480" w:lineRule="auto"/>
        <w:ind w:firstLine="720"/>
        <w:jc w:val="both"/>
        <w:rPr>
          <w:ins w:id="123" w:author="Bishoy Zaki" w:date="2026-02-16T14:24:00Z" w16du:dateUtc="2026-02-16T13:24:00Z"/>
          <w:rFonts w:ascii="Times New Roman" w:hAnsi="Times New Roman" w:cs="Times New Roman"/>
          <w:color w:val="000000" w:themeColor="text1"/>
        </w:rPr>
      </w:pPr>
    </w:p>
    <w:p w14:paraId="71DAEBA3" w14:textId="77777777" w:rsidR="00DA5246" w:rsidRDefault="00DA5246" w:rsidP="00285A3C">
      <w:pPr>
        <w:spacing w:line="480" w:lineRule="auto"/>
        <w:ind w:firstLine="720"/>
        <w:jc w:val="both"/>
        <w:rPr>
          <w:ins w:id="124" w:author="Bishoy Zaki" w:date="2026-02-16T14:24:00Z" w16du:dateUtc="2026-02-16T13:24:00Z"/>
          <w:rFonts w:ascii="Times New Roman" w:hAnsi="Times New Roman" w:cs="Times New Roman"/>
          <w:color w:val="000000" w:themeColor="text1"/>
        </w:rPr>
      </w:pPr>
    </w:p>
    <w:p w14:paraId="2FD572DB" w14:textId="77777777" w:rsidR="00DA5246" w:rsidRDefault="00DA5246" w:rsidP="00285A3C">
      <w:pPr>
        <w:spacing w:line="480" w:lineRule="auto"/>
        <w:ind w:firstLine="720"/>
        <w:jc w:val="both"/>
        <w:rPr>
          <w:ins w:id="125" w:author="Bishoy Zaki" w:date="2026-02-16T14:24:00Z" w16du:dateUtc="2026-02-16T13:24:00Z"/>
          <w:rFonts w:ascii="Times New Roman" w:hAnsi="Times New Roman" w:cs="Times New Roman"/>
          <w:color w:val="000000" w:themeColor="text1"/>
        </w:rPr>
      </w:pPr>
    </w:p>
    <w:p w14:paraId="233EE591" w14:textId="77777777" w:rsidR="00486913" w:rsidRPr="00DA5246" w:rsidRDefault="00266379">
      <w:pPr>
        <w:pStyle w:val="Heading1"/>
        <w:rPr>
          <w:rFonts w:ascii="Times New Roman" w:hAnsi="Times New Roman"/>
          <w:b/>
          <w:color w:val="000000" w:themeColor="text1"/>
          <w:lang w:val="en-GB"/>
          <w:rPrChange w:id="126" w:author="Bishoy Zaki" w:date="2026-02-16T14:24:00Z" w16du:dateUtc="2026-02-16T13:24:00Z">
            <w:rPr>
              <w:rFonts w:ascii="Times New Roman" w:hAnsi="Times New Roman"/>
              <w:color w:val="000000" w:themeColor="text1"/>
            </w:rPr>
          </w:rPrChange>
        </w:rPr>
      </w:pPr>
      <w:bookmarkStart w:id="127" w:name="_Toc220404597"/>
      <w:bookmarkStart w:id="128" w:name="Xc199ce4c92b7c29a8729b032482c342f9df3c7f"/>
      <w:bookmarkEnd w:id="6"/>
      <w:bookmarkEnd w:id="9"/>
      <w:r w:rsidRPr="00DA5246">
        <w:rPr>
          <w:rFonts w:ascii="Times New Roman" w:hAnsi="Times New Roman"/>
          <w:b/>
          <w:color w:val="000000" w:themeColor="text1"/>
          <w:lang w:val="en-GB"/>
          <w:rPrChange w:id="129" w:author="Bishoy Zaki" w:date="2026-02-16T14:24:00Z" w16du:dateUtc="2026-02-16T13:24:00Z">
            <w:rPr>
              <w:rFonts w:ascii="Times New Roman" w:hAnsi="Times New Roman"/>
              <w:color w:val="000000" w:themeColor="text1"/>
            </w:rPr>
          </w:rPrChange>
        </w:rPr>
        <w:t>2. Policy Learning: History, Roots, and Branches</w:t>
      </w:r>
      <w:bookmarkEnd w:id="127"/>
    </w:p>
    <w:p w14:paraId="233EE592" w14:textId="77777777" w:rsidR="00486913" w:rsidRPr="00DA5246" w:rsidRDefault="00266379">
      <w:pPr>
        <w:rPr>
          <w:rFonts w:ascii="Times New Roman" w:hAnsi="Times New Roman"/>
          <w:b/>
          <w:color w:val="000000" w:themeColor="text1"/>
          <w:sz w:val="28"/>
          <w:rPrChange w:id="130" w:author="Bishoy Zaki" w:date="2026-02-16T14:24:00Z" w16du:dateUtc="2026-02-16T13:24:00Z">
            <w:rPr>
              <w:rFonts w:ascii="Times New Roman" w:hAnsi="Times New Roman"/>
              <w:color w:val="000000" w:themeColor="text1"/>
            </w:rPr>
          </w:rPrChange>
        </w:rPr>
      </w:pPr>
      <w:bookmarkStart w:id="131" w:name="introduction-1"/>
      <w:r w:rsidRPr="00DA5246">
        <w:rPr>
          <w:rFonts w:ascii="Times New Roman" w:hAnsi="Times New Roman"/>
          <w:b/>
          <w:color w:val="000000" w:themeColor="text1"/>
          <w:sz w:val="28"/>
          <w:rPrChange w:id="132" w:author="Bishoy Zaki" w:date="2026-02-16T14:24:00Z" w16du:dateUtc="2026-02-16T13:24:00Z">
            <w:rPr>
              <w:rFonts w:ascii="Times New Roman" w:hAnsi="Times New Roman"/>
              <w:color w:val="000000" w:themeColor="text1"/>
            </w:rPr>
          </w:rPrChange>
        </w:rPr>
        <w:t>2.1 Introduction</w:t>
      </w:r>
    </w:p>
    <w:p w14:paraId="6AB1897E" w14:textId="79155C49" w:rsidR="00F62B36" w:rsidRPr="00F62B36" w:rsidRDefault="001B54B5" w:rsidP="00F62B36">
      <w:pPr>
        <w:spacing w:line="480" w:lineRule="auto"/>
        <w:ind w:firstLine="720"/>
        <w:jc w:val="both"/>
        <w:rPr>
          <w:ins w:id="133" w:author="Bishoy Zaki" w:date="2026-02-16T14:24:00Z" w16du:dateUtc="2026-02-16T13:24:00Z"/>
          <w:rFonts w:ascii="Times New Roman" w:hAnsi="Times New Roman" w:cs="Times New Roman"/>
          <w:color w:val="000000" w:themeColor="text1"/>
        </w:rPr>
      </w:pPr>
      <w:del w:id="134" w:author="Bishoy Zaki" w:date="2026-02-16T14:24:00Z" w16du:dateUtc="2026-02-16T13:24:00Z">
        <w:r w:rsidRPr="00EE26F4">
          <w:rPr>
            <w:rFonts w:ascii="Times New Roman" w:hAnsi="Times New Roman" w:cs="Times New Roman"/>
            <w:color w:val="000000" w:themeColor="text1"/>
          </w:rPr>
          <w:delText>Decades ago, the</w:delText>
        </w:r>
      </w:del>
      <w:ins w:id="135" w:author="Bishoy Zaki" w:date="2026-02-16T14:24:00Z" w16du:dateUtc="2026-02-16T13:24:00Z">
        <w:r w:rsidR="00F62B36" w:rsidRPr="00F62B36">
          <w:rPr>
            <w:rFonts w:ascii="Times New Roman" w:hAnsi="Times New Roman" w:cs="Times New Roman"/>
            <w:color w:val="000000" w:themeColor="text1"/>
          </w:rPr>
          <w:t xml:space="preserve">Before turning to information processing as a micro-foundational hinge for learning, it is useful to </w:t>
        </w:r>
        <w:r w:rsidR="008C77AD">
          <w:rPr>
            <w:rFonts w:ascii="Times New Roman" w:hAnsi="Times New Roman" w:cs="Times New Roman"/>
            <w:color w:val="000000" w:themeColor="text1"/>
          </w:rPr>
          <w:t xml:space="preserve">briefly explore the </w:t>
        </w:r>
        <w:r w:rsidR="00F62B36" w:rsidRPr="00F62B36">
          <w:rPr>
            <w:rFonts w:ascii="Times New Roman" w:hAnsi="Times New Roman" w:cs="Times New Roman"/>
            <w:color w:val="000000" w:themeColor="text1"/>
          </w:rPr>
          <w:t>genealog</w:t>
        </w:r>
        <w:r w:rsidR="008C77AD">
          <w:rPr>
            <w:rFonts w:ascii="Times New Roman" w:hAnsi="Times New Roman" w:cs="Times New Roman"/>
            <w:color w:val="000000" w:themeColor="text1"/>
          </w:rPr>
          <w:t>y and landscape of policy learning literature</w:t>
        </w:r>
        <w:r w:rsidR="00F62B36" w:rsidRPr="00F62B36">
          <w:rPr>
            <w:rFonts w:ascii="Times New Roman" w:hAnsi="Times New Roman" w:cs="Times New Roman"/>
            <w:color w:val="000000" w:themeColor="text1"/>
          </w:rPr>
          <w:t xml:space="preserve">. The contemporary conceptual landscape did not emerge as an abstract exercise in classification. Rather, it crystallized through successive attempts to make sense of how policy actors confront uncertainty, </w:t>
        </w:r>
        <w:r w:rsidR="009A5612">
          <w:rPr>
            <w:rFonts w:ascii="Times New Roman" w:hAnsi="Times New Roman" w:cs="Times New Roman"/>
            <w:color w:val="000000" w:themeColor="text1"/>
          </w:rPr>
          <w:t>novel policy problems</w:t>
        </w:r>
        <w:r w:rsidR="00F62B36" w:rsidRPr="00F62B36">
          <w:rPr>
            <w:rFonts w:ascii="Times New Roman" w:hAnsi="Times New Roman" w:cs="Times New Roman"/>
            <w:color w:val="000000" w:themeColor="text1"/>
          </w:rPr>
          <w:t xml:space="preserve">, </w:t>
        </w:r>
        <w:r w:rsidR="00A61409">
          <w:rPr>
            <w:rFonts w:ascii="Times New Roman" w:hAnsi="Times New Roman" w:cs="Times New Roman"/>
            <w:color w:val="000000" w:themeColor="text1"/>
          </w:rPr>
          <w:t xml:space="preserve">the </w:t>
        </w:r>
        <w:r w:rsidR="00F62B36" w:rsidRPr="00F62B36">
          <w:rPr>
            <w:rFonts w:ascii="Times New Roman" w:hAnsi="Times New Roman" w:cs="Times New Roman"/>
            <w:color w:val="000000" w:themeColor="text1"/>
          </w:rPr>
          <w:t>contestation</w:t>
        </w:r>
        <w:r w:rsidR="00A61409">
          <w:rPr>
            <w:rFonts w:ascii="Times New Roman" w:hAnsi="Times New Roman" w:cs="Times New Roman"/>
            <w:color w:val="000000" w:themeColor="text1"/>
          </w:rPr>
          <w:t xml:space="preserve"> that surrounds them</w:t>
        </w:r>
        <w:r w:rsidR="00F62B36" w:rsidRPr="00F62B36">
          <w:rPr>
            <w:rFonts w:ascii="Times New Roman" w:hAnsi="Times New Roman" w:cs="Times New Roman"/>
            <w:color w:val="000000" w:themeColor="text1"/>
          </w:rPr>
          <w:t xml:space="preserve">, and how they mobilize knowledge under institutional </w:t>
        </w:r>
        <w:r w:rsidR="00F62B36" w:rsidRPr="00F62B36">
          <w:rPr>
            <w:rFonts w:ascii="Times New Roman" w:hAnsi="Times New Roman" w:cs="Times New Roman"/>
            <w:color w:val="000000" w:themeColor="text1"/>
          </w:rPr>
          <w:lastRenderedPageBreak/>
          <w:t xml:space="preserve">constraints. A brief reconstruction of these roots helps explain both why policy learning became such an expansive </w:t>
        </w:r>
        <w:r w:rsidR="00C7218B">
          <w:rPr>
            <w:rFonts w:ascii="Times New Roman" w:hAnsi="Times New Roman" w:cs="Times New Roman"/>
            <w:color w:val="000000" w:themeColor="text1"/>
          </w:rPr>
          <w:t>fiel of study</w:t>
        </w:r>
        <w:r w:rsidR="00F62B36" w:rsidRPr="00F62B36">
          <w:rPr>
            <w:rFonts w:ascii="Times New Roman" w:hAnsi="Times New Roman" w:cs="Times New Roman"/>
            <w:color w:val="000000" w:themeColor="text1"/>
          </w:rPr>
          <w:t xml:space="preserve"> and why, as the field matured, it generated multiple branches that sometimes converge and sometimes compete. This historical sketch therefore provides the groundwork for the syntheses and distinctions that follow.</w:t>
        </w:r>
      </w:ins>
    </w:p>
    <w:p w14:paraId="277EB453" w14:textId="53F68897" w:rsidR="00BA2746" w:rsidRPr="00BA2746" w:rsidRDefault="00BA2746" w:rsidP="00BA2746">
      <w:pPr>
        <w:spacing w:line="480" w:lineRule="auto"/>
        <w:ind w:firstLine="720"/>
        <w:jc w:val="both"/>
        <w:rPr>
          <w:ins w:id="136" w:author="Bishoy Zaki" w:date="2026-02-16T14:24:00Z" w16du:dateUtc="2026-02-16T13:24:00Z"/>
          <w:rFonts w:ascii="Times New Roman" w:hAnsi="Times New Roman" w:cs="Times New Roman"/>
          <w:color w:val="000000" w:themeColor="text1"/>
        </w:rPr>
      </w:pPr>
      <w:ins w:id="137" w:author="Bishoy Zaki" w:date="2026-02-16T14:24:00Z" w16du:dateUtc="2026-02-16T13:24:00Z">
        <w:r w:rsidRPr="00BA2746">
          <w:rPr>
            <w:rFonts w:ascii="Times New Roman" w:hAnsi="Times New Roman" w:cs="Times New Roman"/>
            <w:color w:val="000000" w:themeColor="text1"/>
          </w:rPr>
          <w:t>The</w:t>
        </w:r>
      </w:ins>
      <w:r w:rsidRPr="00BA2746">
        <w:rPr>
          <w:rFonts w:ascii="Times New Roman" w:hAnsi="Times New Roman" w:cs="Times New Roman"/>
          <w:color w:val="000000" w:themeColor="text1"/>
        </w:rPr>
        <w:t xml:space="preserve"> contemporary foundations of learning in public policy and administration </w:t>
      </w:r>
      <w:del w:id="138" w:author="Bishoy Zaki" w:date="2026-02-16T14:24:00Z" w16du:dateUtc="2026-02-16T13:24:00Z">
        <w:r w:rsidR="001B54B5" w:rsidRPr="00EE26F4">
          <w:rPr>
            <w:rFonts w:ascii="Times New Roman" w:hAnsi="Times New Roman" w:cs="Times New Roman"/>
            <w:color w:val="000000" w:themeColor="text1"/>
          </w:rPr>
          <w:delText xml:space="preserve">research </w:delText>
        </w:r>
      </w:del>
      <w:r w:rsidRPr="00BA2746">
        <w:rPr>
          <w:rFonts w:ascii="Times New Roman" w:hAnsi="Times New Roman" w:cs="Times New Roman"/>
          <w:color w:val="000000" w:themeColor="text1"/>
        </w:rPr>
        <w:t xml:space="preserve">were laid </w:t>
      </w:r>
      <w:ins w:id="139" w:author="Bishoy Zaki" w:date="2026-02-16T14:24:00Z" w16du:dateUtc="2026-02-16T13:24:00Z">
        <w:r w:rsidRPr="00BA2746">
          <w:rPr>
            <w:rFonts w:ascii="Times New Roman" w:hAnsi="Times New Roman" w:cs="Times New Roman"/>
            <w:color w:val="000000" w:themeColor="text1"/>
          </w:rPr>
          <w:t xml:space="preserve">decades ago </w:t>
        </w:r>
      </w:ins>
      <w:r w:rsidRPr="00BA2746">
        <w:rPr>
          <w:rFonts w:ascii="Times New Roman" w:hAnsi="Times New Roman" w:cs="Times New Roman"/>
          <w:color w:val="000000" w:themeColor="text1"/>
        </w:rPr>
        <w:t xml:space="preserve">by trailblazers such as </w:t>
      </w:r>
      <w:del w:id="140" w:author="Bishoy Zaki" w:date="2026-02-16T14:24:00Z" w16du:dateUtc="2026-02-16T13:24:00Z">
        <w:r w:rsidR="001B54B5" w:rsidRPr="00EE26F4">
          <w:rPr>
            <w:rFonts w:ascii="Times New Roman" w:hAnsi="Times New Roman" w:cs="Times New Roman"/>
            <w:color w:val="000000" w:themeColor="text1"/>
          </w:rPr>
          <w:delText>Dewey (1946</w:delText>
        </w:r>
      </w:del>
      <w:ins w:id="141" w:author="Bishoy Zaki" w:date="2026-02-16T14:24:00Z" w16du:dateUtc="2026-02-16T13:24:00Z">
        <w:r w:rsidRPr="00BA2746">
          <w:rPr>
            <w:rFonts w:ascii="Times New Roman" w:hAnsi="Times New Roman" w:cs="Times New Roman"/>
            <w:color w:val="000000" w:themeColor="text1"/>
          </w:rPr>
          <w:t>Lasswell (1951; 1970</w:t>
        </w:r>
      </w:ins>
      <w:r w:rsidRPr="00BA2746">
        <w:rPr>
          <w:rFonts w:ascii="Times New Roman" w:hAnsi="Times New Roman" w:cs="Times New Roman"/>
          <w:color w:val="000000" w:themeColor="text1"/>
        </w:rPr>
        <w:t xml:space="preserve">), Deutsch (1963), and </w:t>
      </w:r>
      <w:del w:id="142" w:author="Bishoy Zaki" w:date="2026-02-16T14:24:00Z" w16du:dateUtc="2026-02-16T13:24:00Z">
        <w:r w:rsidR="001B54B5" w:rsidRPr="00EE26F4">
          <w:rPr>
            <w:rFonts w:ascii="Times New Roman" w:hAnsi="Times New Roman" w:cs="Times New Roman"/>
            <w:color w:val="000000" w:themeColor="text1"/>
          </w:rPr>
          <w:delText xml:space="preserve">Lasswell (1970); Lasswell (1951), </w:delText>
        </w:r>
      </w:del>
      <w:ins w:id="143" w:author="Bishoy Zaki" w:date="2026-02-16T14:24:00Z" w16du:dateUtc="2026-02-16T13:24:00Z">
        <w:r w:rsidRPr="00BA2746">
          <w:rPr>
            <w:rFonts w:ascii="Times New Roman" w:hAnsi="Times New Roman" w:cs="Times New Roman"/>
            <w:color w:val="000000" w:themeColor="text1"/>
          </w:rPr>
          <w:t xml:space="preserve">Dewey (1946), </w:t>
        </w:r>
      </w:ins>
      <w:r w:rsidRPr="00BA2746">
        <w:rPr>
          <w:rFonts w:ascii="Times New Roman" w:hAnsi="Times New Roman" w:cs="Times New Roman"/>
          <w:color w:val="000000" w:themeColor="text1"/>
        </w:rPr>
        <w:t xml:space="preserve">among others. This </w:t>
      </w:r>
      <w:ins w:id="144" w:author="Bishoy Zaki" w:date="2026-02-16T14:24:00Z" w16du:dateUtc="2026-02-16T13:24:00Z">
        <w:r w:rsidRPr="00BA2746">
          <w:rPr>
            <w:rFonts w:ascii="Times New Roman" w:hAnsi="Times New Roman" w:cs="Times New Roman"/>
            <w:color w:val="000000" w:themeColor="text1"/>
          </w:rPr>
          <w:t xml:space="preserve">early intellectual stream </w:t>
        </w:r>
      </w:ins>
      <w:r w:rsidRPr="00BA2746">
        <w:rPr>
          <w:rFonts w:ascii="Times New Roman" w:hAnsi="Times New Roman" w:cs="Times New Roman"/>
          <w:color w:val="000000" w:themeColor="text1"/>
        </w:rPr>
        <w:t xml:space="preserve">was underpinned by </w:t>
      </w:r>
      <w:del w:id="145" w:author="Bishoy Zaki" w:date="2026-02-16T14:24:00Z" w16du:dateUtc="2026-02-16T13:24:00Z">
        <w:r w:rsidR="001B54B5" w:rsidRPr="00EE26F4">
          <w:rPr>
            <w:rFonts w:ascii="Times New Roman" w:hAnsi="Times New Roman" w:cs="Times New Roman"/>
            <w:color w:val="000000" w:themeColor="text1"/>
          </w:rPr>
          <w:delText>the</w:delText>
        </w:r>
      </w:del>
      <w:ins w:id="146" w:author="Bishoy Zaki" w:date="2026-02-16T14:24:00Z" w16du:dateUtc="2026-02-16T13:24:00Z">
        <w:r w:rsidRPr="00BA2746">
          <w:rPr>
            <w:rFonts w:ascii="Times New Roman" w:hAnsi="Times New Roman" w:cs="Times New Roman"/>
            <w:color w:val="000000" w:themeColor="text1"/>
          </w:rPr>
          <w:t>an</w:t>
        </w:r>
      </w:ins>
      <w:r w:rsidRPr="00BA2746">
        <w:rPr>
          <w:rFonts w:ascii="Times New Roman" w:hAnsi="Times New Roman" w:cs="Times New Roman"/>
          <w:color w:val="000000" w:themeColor="text1"/>
        </w:rPr>
        <w:t xml:space="preserve"> understanding of </w:t>
      </w:r>
      <w:del w:id="147" w:author="Bishoy Zaki" w:date="2026-02-16T14:24:00Z" w16du:dateUtc="2026-02-16T13:24:00Z">
        <w:r w:rsidR="001B54B5" w:rsidRPr="00EE26F4">
          <w:rPr>
            <w:rFonts w:ascii="Times New Roman" w:hAnsi="Times New Roman" w:cs="Times New Roman"/>
            <w:color w:val="000000" w:themeColor="text1"/>
          </w:rPr>
          <w:delText xml:space="preserve">the practice of </w:delText>
        </w:r>
      </w:del>
      <w:r w:rsidRPr="00BA2746">
        <w:rPr>
          <w:rFonts w:ascii="Times New Roman" w:hAnsi="Times New Roman" w:cs="Times New Roman"/>
          <w:color w:val="000000" w:themeColor="text1"/>
        </w:rPr>
        <w:t xml:space="preserve">administration and </w:t>
      </w:r>
      <w:del w:id="148" w:author="Bishoy Zaki" w:date="2026-02-16T14:24:00Z" w16du:dateUtc="2026-02-16T13:24:00Z">
        <w:r w:rsidR="001B54B5" w:rsidRPr="00EE26F4">
          <w:rPr>
            <w:rFonts w:ascii="Times New Roman" w:hAnsi="Times New Roman" w:cs="Times New Roman"/>
            <w:color w:val="000000" w:themeColor="text1"/>
          </w:rPr>
          <w:delText>policy as driven by the need</w:delText>
        </w:r>
      </w:del>
      <w:ins w:id="149" w:author="Bishoy Zaki" w:date="2026-02-16T14:24:00Z" w16du:dateUtc="2026-02-16T13:24:00Z">
        <w:r w:rsidRPr="00BA2746">
          <w:rPr>
            <w:rFonts w:ascii="Times New Roman" w:hAnsi="Times New Roman" w:cs="Times New Roman"/>
            <w:color w:val="000000" w:themeColor="text1"/>
          </w:rPr>
          <w:t>policymaking as problem-oriented practices, continuously pressed</w:t>
        </w:r>
      </w:ins>
      <w:r w:rsidRPr="00BA2746">
        <w:rPr>
          <w:rFonts w:ascii="Times New Roman" w:hAnsi="Times New Roman" w:cs="Times New Roman"/>
          <w:color w:val="000000" w:themeColor="text1"/>
        </w:rPr>
        <w:t xml:space="preserve"> to respond to </w:t>
      </w:r>
      <w:del w:id="150" w:author="Bishoy Zaki" w:date="2026-02-16T14:24:00Z" w16du:dateUtc="2026-02-16T13:24:00Z">
        <w:r w:rsidR="001B54B5" w:rsidRPr="00EE26F4">
          <w:rPr>
            <w:rFonts w:ascii="Times New Roman" w:hAnsi="Times New Roman" w:cs="Times New Roman"/>
            <w:color w:val="000000" w:themeColor="text1"/>
          </w:rPr>
          <w:delText xml:space="preserve">novel, </w:delText>
        </w:r>
      </w:del>
      <w:r w:rsidRPr="00BA2746">
        <w:rPr>
          <w:rFonts w:ascii="Times New Roman" w:hAnsi="Times New Roman" w:cs="Times New Roman"/>
          <w:color w:val="000000" w:themeColor="text1"/>
        </w:rPr>
        <w:t xml:space="preserve">unfolding societal challenges (Kaufman, 1969). </w:t>
      </w:r>
      <w:del w:id="151" w:author="Bishoy Zaki" w:date="2026-02-16T14:24:00Z" w16du:dateUtc="2026-02-16T13:24:00Z">
        <w:r w:rsidR="001B54B5" w:rsidRPr="00EE26F4">
          <w:rPr>
            <w:rFonts w:ascii="Times New Roman" w:hAnsi="Times New Roman" w:cs="Times New Roman"/>
            <w:color w:val="000000" w:themeColor="text1"/>
          </w:rPr>
          <w:delText>This intellectual stream</w:delText>
        </w:r>
      </w:del>
      <w:ins w:id="152" w:author="Bishoy Zaki" w:date="2026-02-16T14:24:00Z" w16du:dateUtc="2026-02-16T13:24:00Z">
        <w:r w:rsidRPr="00BA2746">
          <w:rPr>
            <w:rFonts w:ascii="Times New Roman" w:hAnsi="Times New Roman" w:cs="Times New Roman"/>
            <w:color w:val="000000" w:themeColor="text1"/>
          </w:rPr>
          <w:t>It</w:t>
        </w:r>
      </w:ins>
      <w:r w:rsidRPr="00BA2746">
        <w:rPr>
          <w:rFonts w:ascii="Times New Roman" w:hAnsi="Times New Roman" w:cs="Times New Roman"/>
          <w:color w:val="000000" w:themeColor="text1"/>
        </w:rPr>
        <w:t xml:space="preserve"> was </w:t>
      </w:r>
      <w:del w:id="153" w:author="Bishoy Zaki" w:date="2026-02-16T14:24:00Z" w16du:dateUtc="2026-02-16T13:24:00Z">
        <w:r w:rsidR="001B54B5" w:rsidRPr="00EE26F4">
          <w:rPr>
            <w:rFonts w:ascii="Times New Roman" w:hAnsi="Times New Roman" w:cs="Times New Roman"/>
            <w:color w:val="000000" w:themeColor="text1"/>
          </w:rPr>
          <w:delText>fuelled</w:delText>
        </w:r>
      </w:del>
      <w:ins w:id="154" w:author="Bishoy Zaki" w:date="2026-02-16T14:24:00Z" w16du:dateUtc="2026-02-16T13:24:00Z">
        <w:r w:rsidRPr="00BA2746">
          <w:rPr>
            <w:rFonts w:ascii="Times New Roman" w:hAnsi="Times New Roman" w:cs="Times New Roman"/>
            <w:color w:val="000000" w:themeColor="text1"/>
          </w:rPr>
          <w:t>also animated</w:t>
        </w:r>
      </w:ins>
      <w:r w:rsidRPr="00BA2746">
        <w:rPr>
          <w:rFonts w:ascii="Times New Roman" w:hAnsi="Times New Roman" w:cs="Times New Roman"/>
          <w:color w:val="000000" w:themeColor="text1"/>
        </w:rPr>
        <w:t xml:space="preserve"> by the </w:t>
      </w:r>
      <w:del w:id="155" w:author="Bishoy Zaki" w:date="2026-02-16T14:24:00Z" w16du:dateUtc="2026-02-16T13:24:00Z">
        <w:r w:rsidR="001B54B5" w:rsidRPr="00EE26F4">
          <w:rPr>
            <w:rFonts w:ascii="Times New Roman" w:hAnsi="Times New Roman" w:cs="Times New Roman"/>
            <w:color w:val="000000" w:themeColor="text1"/>
          </w:rPr>
          <w:delText>conception</w:delText>
        </w:r>
      </w:del>
      <w:ins w:id="156" w:author="Bishoy Zaki" w:date="2026-02-16T14:24:00Z" w16du:dateUtc="2026-02-16T13:24:00Z">
        <w:r w:rsidRPr="00BA2746">
          <w:rPr>
            <w:rFonts w:ascii="Times New Roman" w:hAnsi="Times New Roman" w:cs="Times New Roman"/>
            <w:color w:val="000000" w:themeColor="text1"/>
          </w:rPr>
          <w:t>view</w:t>
        </w:r>
      </w:ins>
      <w:r w:rsidRPr="00BA2746">
        <w:rPr>
          <w:rFonts w:ascii="Times New Roman" w:hAnsi="Times New Roman" w:cs="Times New Roman"/>
          <w:color w:val="000000" w:themeColor="text1"/>
        </w:rPr>
        <w:t xml:space="preserve"> of policymaking </w:t>
      </w:r>
      <w:del w:id="157" w:author="Bishoy Zaki" w:date="2026-02-16T14:24:00Z" w16du:dateUtc="2026-02-16T13:24:00Z">
        <w:r w:rsidR="001B54B5" w:rsidRPr="00EE26F4">
          <w:rPr>
            <w:rFonts w:ascii="Times New Roman" w:hAnsi="Times New Roman" w:cs="Times New Roman"/>
            <w:color w:val="000000" w:themeColor="text1"/>
          </w:rPr>
          <w:delText xml:space="preserve">(i.e., the conduit of addressing societal problems) </w:delText>
        </w:r>
      </w:del>
      <w:r w:rsidRPr="00BA2746">
        <w:rPr>
          <w:rFonts w:ascii="Times New Roman" w:hAnsi="Times New Roman" w:cs="Times New Roman"/>
          <w:color w:val="000000" w:themeColor="text1"/>
        </w:rPr>
        <w:t xml:space="preserve">as a process of collective </w:t>
      </w:r>
      <w:del w:id="158" w:author="Bishoy Zaki" w:date="2026-02-16T14:24:00Z" w16du:dateUtc="2026-02-16T13:24:00Z">
        <w:r w:rsidR="001B54B5" w:rsidRPr="00EE26F4">
          <w:rPr>
            <w:rFonts w:ascii="Times New Roman" w:hAnsi="Times New Roman" w:cs="Times New Roman"/>
            <w:color w:val="000000" w:themeColor="text1"/>
          </w:rPr>
          <w:delText>“awe” and “puzzlement”</w:delText>
        </w:r>
      </w:del>
      <w:ins w:id="159" w:author="Bishoy Zaki" w:date="2026-02-16T14:24:00Z" w16du:dateUtc="2026-02-16T13:24:00Z">
        <w:r w:rsidRPr="00BA2746">
          <w:rPr>
            <w:rFonts w:ascii="Times New Roman" w:hAnsi="Times New Roman" w:cs="Times New Roman"/>
            <w:color w:val="000000" w:themeColor="text1"/>
          </w:rPr>
          <w:t>problem-solving and “puzzling,” rather than merely a sequence of decisions imposed through power</w:t>
        </w:r>
      </w:ins>
      <w:r w:rsidRPr="00BA2746">
        <w:rPr>
          <w:rFonts w:ascii="Times New Roman" w:hAnsi="Times New Roman" w:cs="Times New Roman"/>
          <w:color w:val="000000" w:themeColor="text1"/>
        </w:rPr>
        <w:t xml:space="preserve"> (Heclo, 1974). </w:t>
      </w:r>
      <w:del w:id="160" w:author="Bishoy Zaki" w:date="2026-02-16T14:24:00Z" w16du:dateUtc="2026-02-16T13:24:00Z">
        <w:r w:rsidR="001B54B5" w:rsidRPr="00EE26F4">
          <w:rPr>
            <w:rFonts w:ascii="Times New Roman" w:hAnsi="Times New Roman" w:cs="Times New Roman"/>
            <w:color w:val="000000" w:themeColor="text1"/>
          </w:rPr>
          <w:delText>As such</w:delText>
        </w:r>
      </w:del>
      <w:ins w:id="161" w:author="Bishoy Zaki" w:date="2026-02-16T14:24:00Z" w16du:dateUtc="2026-02-16T13:24:00Z">
        <w:r w:rsidRPr="00BA2746">
          <w:rPr>
            <w:rFonts w:ascii="Times New Roman" w:hAnsi="Times New Roman" w:cs="Times New Roman"/>
            <w:color w:val="000000" w:themeColor="text1"/>
          </w:rPr>
          <w:t>In this spirit</w:t>
        </w:r>
      </w:ins>
      <w:r w:rsidRPr="00BA2746">
        <w:rPr>
          <w:rFonts w:ascii="Times New Roman" w:hAnsi="Times New Roman" w:cs="Times New Roman"/>
          <w:color w:val="000000" w:themeColor="text1"/>
        </w:rPr>
        <w:t xml:space="preserve">, early learning scholarship sought to </w:t>
      </w:r>
      <w:del w:id="162" w:author="Bishoy Zaki" w:date="2026-02-16T14:24:00Z" w16du:dateUtc="2026-02-16T13:24:00Z">
        <w:r w:rsidR="001B54B5" w:rsidRPr="00EE26F4">
          <w:rPr>
            <w:rFonts w:ascii="Times New Roman" w:hAnsi="Times New Roman" w:cs="Times New Roman"/>
            <w:color w:val="000000" w:themeColor="text1"/>
          </w:rPr>
          <w:delText>bring a disengaged society</w:delText>
        </w:r>
      </w:del>
      <w:ins w:id="163" w:author="Bishoy Zaki" w:date="2026-02-16T14:24:00Z" w16du:dateUtc="2026-02-16T13:24:00Z">
        <w:r w:rsidRPr="00BA2746">
          <w:rPr>
            <w:rFonts w:ascii="Times New Roman" w:hAnsi="Times New Roman" w:cs="Times New Roman"/>
            <w:color w:val="000000" w:themeColor="text1"/>
          </w:rPr>
          <w:t>tighten the link between knowledge</w:t>
        </w:r>
      </w:ins>
      <w:r w:rsidRPr="00BA2746">
        <w:rPr>
          <w:rFonts w:ascii="Times New Roman" w:hAnsi="Times New Roman" w:cs="Times New Roman"/>
          <w:color w:val="000000" w:themeColor="text1"/>
        </w:rPr>
        <w:t xml:space="preserve"> and </w:t>
      </w:r>
      <w:del w:id="164" w:author="Bishoy Zaki" w:date="2026-02-16T14:24:00Z" w16du:dateUtc="2026-02-16T13:24:00Z">
        <w:r w:rsidR="001B54B5" w:rsidRPr="00EE26F4">
          <w:rPr>
            <w:rFonts w:ascii="Times New Roman" w:hAnsi="Times New Roman" w:cs="Times New Roman"/>
            <w:color w:val="000000" w:themeColor="text1"/>
          </w:rPr>
          <w:delText>a somewhat alienated</w:delText>
        </w:r>
      </w:del>
      <w:ins w:id="165" w:author="Bishoy Zaki" w:date="2026-02-16T14:24:00Z" w16du:dateUtc="2026-02-16T13:24:00Z">
        <w:r w:rsidRPr="00BA2746">
          <w:rPr>
            <w:rFonts w:ascii="Times New Roman" w:hAnsi="Times New Roman" w:cs="Times New Roman"/>
            <w:color w:val="000000" w:themeColor="text1"/>
          </w:rPr>
          <w:t>action by bringing publics, stakeholders, and</w:t>
        </w:r>
      </w:ins>
      <w:r w:rsidRPr="00BA2746">
        <w:rPr>
          <w:rFonts w:ascii="Times New Roman" w:hAnsi="Times New Roman" w:cs="Times New Roman"/>
          <w:color w:val="000000" w:themeColor="text1"/>
        </w:rPr>
        <w:t xml:space="preserve"> scientific </w:t>
      </w:r>
      <w:del w:id="166" w:author="Bishoy Zaki" w:date="2026-02-16T14:24:00Z" w16du:dateUtc="2026-02-16T13:24:00Z">
        <w:r w:rsidR="001B54B5" w:rsidRPr="00EE26F4">
          <w:rPr>
            <w:rFonts w:ascii="Times New Roman" w:hAnsi="Times New Roman" w:cs="Times New Roman"/>
            <w:color w:val="000000" w:themeColor="text1"/>
          </w:rPr>
          <w:delText>community</w:delText>
        </w:r>
      </w:del>
      <w:ins w:id="167" w:author="Bishoy Zaki" w:date="2026-02-16T14:24:00Z" w16du:dateUtc="2026-02-16T13:24:00Z">
        <w:r w:rsidRPr="00BA2746">
          <w:rPr>
            <w:rFonts w:ascii="Times New Roman" w:hAnsi="Times New Roman" w:cs="Times New Roman"/>
            <w:color w:val="000000" w:themeColor="text1"/>
          </w:rPr>
          <w:t>communities</w:t>
        </w:r>
      </w:ins>
      <w:r w:rsidRPr="00BA2746">
        <w:rPr>
          <w:rFonts w:ascii="Times New Roman" w:hAnsi="Times New Roman" w:cs="Times New Roman"/>
          <w:color w:val="000000" w:themeColor="text1"/>
        </w:rPr>
        <w:t xml:space="preserve"> closer to the </w:t>
      </w:r>
      <w:del w:id="168" w:author="Bishoy Zaki" w:date="2026-02-16T14:24:00Z" w16du:dateUtc="2026-02-16T13:24:00Z">
        <w:r w:rsidR="001B54B5" w:rsidRPr="00EE26F4">
          <w:rPr>
            <w:rFonts w:ascii="Times New Roman" w:hAnsi="Times New Roman" w:cs="Times New Roman"/>
            <w:color w:val="000000" w:themeColor="text1"/>
          </w:rPr>
          <w:delText>puzzle board</w:delText>
        </w:r>
      </w:del>
      <w:ins w:id="169" w:author="Bishoy Zaki" w:date="2026-02-16T14:24:00Z" w16du:dateUtc="2026-02-16T13:24:00Z">
        <w:r w:rsidRPr="00BA2746">
          <w:rPr>
            <w:rFonts w:ascii="Times New Roman" w:hAnsi="Times New Roman" w:cs="Times New Roman"/>
            <w:color w:val="000000" w:themeColor="text1"/>
          </w:rPr>
          <w:t>workbench</w:t>
        </w:r>
      </w:ins>
      <w:r w:rsidRPr="00BA2746">
        <w:rPr>
          <w:rFonts w:ascii="Times New Roman" w:hAnsi="Times New Roman" w:cs="Times New Roman"/>
          <w:color w:val="000000" w:themeColor="text1"/>
        </w:rPr>
        <w:t xml:space="preserve"> of </w:t>
      </w:r>
      <w:ins w:id="170" w:author="Bishoy Zaki" w:date="2026-02-16T14:24:00Z" w16du:dateUtc="2026-02-16T13:24:00Z">
        <w:r w:rsidRPr="00BA2746">
          <w:rPr>
            <w:rFonts w:ascii="Times New Roman" w:hAnsi="Times New Roman" w:cs="Times New Roman"/>
            <w:color w:val="000000" w:themeColor="text1"/>
          </w:rPr>
          <w:t xml:space="preserve">addressing </w:t>
        </w:r>
      </w:ins>
      <w:r w:rsidRPr="00BA2746">
        <w:rPr>
          <w:rFonts w:ascii="Times New Roman" w:hAnsi="Times New Roman" w:cs="Times New Roman"/>
          <w:color w:val="000000" w:themeColor="text1"/>
        </w:rPr>
        <w:t xml:space="preserve">societal problems. </w:t>
      </w:r>
      <w:del w:id="171" w:author="Bishoy Zaki" w:date="2026-02-16T14:24:00Z" w16du:dateUtc="2026-02-16T13:24:00Z">
        <w:r w:rsidR="001B54B5" w:rsidRPr="00EE26F4">
          <w:rPr>
            <w:rFonts w:ascii="Times New Roman" w:hAnsi="Times New Roman" w:cs="Times New Roman"/>
            <w:color w:val="000000" w:themeColor="text1"/>
          </w:rPr>
          <w:delText>Hence, the</w:delText>
        </w:r>
      </w:del>
      <w:ins w:id="172" w:author="Bishoy Zaki" w:date="2026-02-16T14:24:00Z" w16du:dateUtc="2026-02-16T13:24:00Z">
        <w:r w:rsidRPr="00BA2746">
          <w:rPr>
            <w:rFonts w:ascii="Times New Roman" w:hAnsi="Times New Roman" w:cs="Times New Roman"/>
            <w:color w:val="000000" w:themeColor="text1"/>
          </w:rPr>
          <w:t>Its</w:t>
        </w:r>
      </w:ins>
      <w:r w:rsidRPr="00BA2746">
        <w:rPr>
          <w:rFonts w:ascii="Times New Roman" w:hAnsi="Times New Roman" w:cs="Times New Roman"/>
          <w:color w:val="000000" w:themeColor="text1"/>
        </w:rPr>
        <w:t xml:space="preserve"> central tenet </w:t>
      </w:r>
      <w:del w:id="173" w:author="Bishoy Zaki" w:date="2026-02-16T14:24:00Z" w16du:dateUtc="2026-02-16T13:24:00Z">
        <w:r w:rsidR="001B54B5" w:rsidRPr="00EE26F4">
          <w:rPr>
            <w:rFonts w:ascii="Times New Roman" w:hAnsi="Times New Roman" w:cs="Times New Roman"/>
            <w:color w:val="000000" w:themeColor="text1"/>
          </w:rPr>
          <w:delText xml:space="preserve">of the then blossoming learning movement </w:delText>
        </w:r>
      </w:del>
      <w:r w:rsidRPr="00BA2746">
        <w:rPr>
          <w:rFonts w:ascii="Times New Roman" w:hAnsi="Times New Roman" w:cs="Times New Roman"/>
          <w:color w:val="000000" w:themeColor="text1"/>
        </w:rPr>
        <w:t xml:space="preserve">was a </w:t>
      </w:r>
      <w:del w:id="174" w:author="Bishoy Zaki" w:date="2026-02-16T14:24:00Z" w16du:dateUtc="2026-02-16T13:24:00Z">
        <w:r w:rsidR="001B54B5" w:rsidRPr="00EE26F4">
          <w:rPr>
            <w:rFonts w:ascii="Times New Roman" w:hAnsi="Times New Roman" w:cs="Times New Roman"/>
            <w:color w:val="000000" w:themeColor="text1"/>
          </w:rPr>
          <w:delText>form</w:delText>
        </w:r>
      </w:del>
      <w:ins w:id="175" w:author="Bishoy Zaki" w:date="2026-02-16T14:24:00Z" w16du:dateUtc="2026-02-16T13:24:00Z">
        <w:r w:rsidRPr="00BA2746">
          <w:rPr>
            <w:rFonts w:ascii="Times New Roman" w:hAnsi="Times New Roman" w:cs="Times New Roman"/>
            <w:color w:val="000000" w:themeColor="text1"/>
          </w:rPr>
          <w:t>pragmatist orientation toward discovering what works, avoiding what does not, and building forms</w:t>
        </w:r>
      </w:ins>
      <w:r w:rsidRPr="00BA2746">
        <w:rPr>
          <w:rFonts w:ascii="Times New Roman" w:hAnsi="Times New Roman" w:cs="Times New Roman"/>
          <w:color w:val="000000" w:themeColor="text1"/>
        </w:rPr>
        <w:t xml:space="preserve"> of stakeholder togetherness </w:t>
      </w:r>
      <w:del w:id="176" w:author="Bishoy Zaki" w:date="2026-02-16T14:24:00Z" w16du:dateUtc="2026-02-16T13:24:00Z">
        <w:r w:rsidR="001B54B5" w:rsidRPr="00EE26F4">
          <w:rPr>
            <w:rFonts w:ascii="Times New Roman" w:hAnsi="Times New Roman" w:cs="Times New Roman"/>
            <w:color w:val="000000" w:themeColor="text1"/>
          </w:rPr>
          <w:delText xml:space="preserve">rooted in pragmatism and aimed at discovering and pursuing what works while avoiding what doesn’t (Dunlop et al., 2018; Sanderson, 2009). At the time, this </w:delText>
        </w:r>
      </w:del>
      <w:ins w:id="177" w:author="Bishoy Zaki" w:date="2026-02-16T14:24:00Z" w16du:dateUtc="2026-02-16T13:24:00Z">
        <w:r w:rsidRPr="00BA2746">
          <w:rPr>
            <w:rFonts w:ascii="Times New Roman" w:hAnsi="Times New Roman" w:cs="Times New Roman"/>
            <w:color w:val="000000" w:themeColor="text1"/>
          </w:rPr>
          <w:t xml:space="preserve">capable of sustaining </w:t>
        </w:r>
        <w:r w:rsidR="00163E1A">
          <w:rPr>
            <w:rFonts w:ascii="Times New Roman" w:hAnsi="Times New Roman" w:cs="Times New Roman"/>
            <w:color w:val="000000" w:themeColor="text1"/>
          </w:rPr>
          <w:t xml:space="preserve">informed </w:t>
        </w:r>
      </w:ins>
      <w:r w:rsidRPr="00BA2746">
        <w:rPr>
          <w:rFonts w:ascii="Times New Roman" w:hAnsi="Times New Roman" w:cs="Times New Roman"/>
          <w:color w:val="000000" w:themeColor="text1"/>
        </w:rPr>
        <w:t>collective</w:t>
      </w:r>
      <w:r w:rsidR="00163E1A">
        <w:rPr>
          <w:rFonts w:ascii="Times New Roman" w:hAnsi="Times New Roman" w:cs="Times New Roman"/>
          <w:color w:val="000000" w:themeColor="text1"/>
        </w:rPr>
        <w:t xml:space="preserve"> action</w:t>
      </w:r>
      <w:del w:id="178" w:author="Bishoy Zaki" w:date="2026-02-16T14:24:00Z" w16du:dateUtc="2026-02-16T13:24:00Z">
        <w:r w:rsidR="001B54B5" w:rsidRPr="00EE26F4">
          <w:rPr>
            <w:rFonts w:ascii="Times New Roman" w:hAnsi="Times New Roman" w:cs="Times New Roman"/>
            <w:color w:val="000000" w:themeColor="text1"/>
          </w:rPr>
          <w:delText xml:space="preserve"> perspective on</w:delText>
        </w:r>
      </w:del>
      <w:ins w:id="179" w:author="Bishoy Zaki" w:date="2026-02-16T14:24:00Z" w16du:dateUtc="2026-02-16T13:24:00Z">
        <w:r w:rsidRPr="00BA2746">
          <w:rPr>
            <w:rFonts w:ascii="Times New Roman" w:hAnsi="Times New Roman" w:cs="Times New Roman"/>
            <w:color w:val="000000" w:themeColor="text1"/>
          </w:rPr>
          <w:t>. In doing so,</w:t>
        </w:r>
      </w:ins>
      <w:r w:rsidRPr="00BA2746">
        <w:rPr>
          <w:rFonts w:ascii="Times New Roman" w:hAnsi="Times New Roman" w:cs="Times New Roman"/>
          <w:color w:val="000000" w:themeColor="text1"/>
        </w:rPr>
        <w:t xml:space="preserve"> learning </w:t>
      </w:r>
      <w:del w:id="180" w:author="Bishoy Zaki" w:date="2026-02-16T14:24:00Z" w16du:dateUtc="2026-02-16T13:24:00Z">
        <w:r w:rsidR="001B54B5" w:rsidRPr="00EE26F4">
          <w:rPr>
            <w:rFonts w:ascii="Times New Roman" w:hAnsi="Times New Roman" w:cs="Times New Roman"/>
            <w:color w:val="000000" w:themeColor="text1"/>
          </w:rPr>
          <w:delText>provided</w:delText>
        </w:r>
      </w:del>
      <w:ins w:id="181" w:author="Bishoy Zaki" w:date="2026-02-16T14:24:00Z" w16du:dateUtc="2026-02-16T13:24:00Z">
        <w:r w:rsidRPr="00BA2746">
          <w:rPr>
            <w:rFonts w:ascii="Times New Roman" w:hAnsi="Times New Roman" w:cs="Times New Roman"/>
            <w:color w:val="000000" w:themeColor="text1"/>
          </w:rPr>
          <w:t>offered</w:t>
        </w:r>
      </w:ins>
      <w:r w:rsidRPr="00BA2746">
        <w:rPr>
          <w:rFonts w:ascii="Times New Roman" w:hAnsi="Times New Roman" w:cs="Times New Roman"/>
          <w:color w:val="000000" w:themeColor="text1"/>
        </w:rPr>
        <w:t xml:space="preserve"> a supplementary</w:t>
      </w:r>
      <w:del w:id="182" w:author="Bishoy Zaki" w:date="2026-02-16T14:24:00Z" w16du:dateUtc="2026-02-16T13:24:00Z">
        <w:r w:rsidR="001B54B5" w:rsidRPr="00EE26F4">
          <w:rPr>
            <w:rFonts w:ascii="Times New Roman" w:hAnsi="Times New Roman" w:cs="Times New Roman"/>
            <w:color w:val="000000" w:themeColor="text1"/>
          </w:rPr>
          <w:delText xml:space="preserve"> view to a dominant “powering-based” understanding of policymaking and policy change and thus introduced learning as a new potent yet </w:delText>
        </w:r>
      </w:del>
      <w:ins w:id="183" w:author="Bishoy Zaki" w:date="2026-02-16T14:24:00Z" w16du:dateUtc="2026-02-16T13:24:00Z">
        <w:r w:rsidRPr="00BA2746">
          <w:rPr>
            <w:rFonts w:ascii="Times New Roman" w:hAnsi="Times New Roman" w:cs="Times New Roman"/>
            <w:color w:val="000000" w:themeColor="text1"/>
          </w:rPr>
          <w:t xml:space="preserve">, and often </w:t>
        </w:r>
      </w:ins>
      <w:r w:rsidRPr="00BA2746">
        <w:rPr>
          <w:rFonts w:ascii="Times New Roman" w:hAnsi="Times New Roman" w:cs="Times New Roman"/>
          <w:color w:val="000000" w:themeColor="text1"/>
        </w:rPr>
        <w:t>less visible</w:t>
      </w:r>
      <w:ins w:id="184" w:author="Bishoy Zaki" w:date="2026-02-16T14:24:00Z" w16du:dateUtc="2026-02-16T13:24:00Z">
        <w:r w:rsidRPr="00BA2746">
          <w:rPr>
            <w:rFonts w:ascii="Times New Roman" w:hAnsi="Times New Roman" w:cs="Times New Roman"/>
            <w:color w:val="000000" w:themeColor="text1"/>
          </w:rPr>
          <w:t>,</w:t>
        </w:r>
      </w:ins>
      <w:r w:rsidRPr="00BA2746">
        <w:rPr>
          <w:rFonts w:ascii="Times New Roman" w:hAnsi="Times New Roman" w:cs="Times New Roman"/>
          <w:color w:val="000000" w:themeColor="text1"/>
        </w:rPr>
        <w:t xml:space="preserve"> explanatory dimension </w:t>
      </w:r>
      <w:del w:id="185" w:author="Bishoy Zaki" w:date="2026-02-16T14:24:00Z" w16du:dateUtc="2026-02-16T13:24:00Z">
        <w:r w:rsidR="001B54B5" w:rsidRPr="00EE26F4">
          <w:rPr>
            <w:rFonts w:ascii="Times New Roman" w:hAnsi="Times New Roman" w:cs="Times New Roman"/>
            <w:color w:val="000000" w:themeColor="text1"/>
          </w:rPr>
          <w:delText xml:space="preserve">to policy analysis (Hall, 1993; </w:delText>
        </w:r>
      </w:del>
      <w:ins w:id="186" w:author="Bishoy Zaki" w:date="2026-02-16T14:24:00Z" w16du:dateUtc="2026-02-16T13:24:00Z">
        <w:r w:rsidRPr="00BA2746">
          <w:rPr>
            <w:rFonts w:ascii="Times New Roman" w:hAnsi="Times New Roman" w:cs="Times New Roman"/>
            <w:color w:val="000000" w:themeColor="text1"/>
          </w:rPr>
          <w:t>alongside more power-centered accounts of policy change, broadening how scholars and practitioners could explain policy dynamics and outcomes (</w:t>
        </w:r>
      </w:ins>
      <w:r w:rsidRPr="00BA2746">
        <w:rPr>
          <w:rFonts w:ascii="Times New Roman" w:hAnsi="Times New Roman" w:cs="Times New Roman"/>
          <w:color w:val="000000" w:themeColor="text1"/>
        </w:rPr>
        <w:t xml:space="preserve">Heclo, 1974; </w:t>
      </w:r>
      <w:ins w:id="187" w:author="Bishoy Zaki" w:date="2026-02-16T14:24:00Z" w16du:dateUtc="2026-02-16T13:24:00Z">
        <w:r w:rsidRPr="00BA2746">
          <w:rPr>
            <w:rFonts w:ascii="Times New Roman" w:hAnsi="Times New Roman" w:cs="Times New Roman"/>
            <w:color w:val="000000" w:themeColor="text1"/>
          </w:rPr>
          <w:t xml:space="preserve">Hall, 1993; </w:t>
        </w:r>
      </w:ins>
      <w:r w:rsidRPr="00BA2746">
        <w:rPr>
          <w:rFonts w:ascii="Times New Roman" w:hAnsi="Times New Roman" w:cs="Times New Roman"/>
          <w:color w:val="000000" w:themeColor="text1"/>
        </w:rPr>
        <w:t>Zaki &amp; Radaelli, 2024).</w:t>
      </w:r>
      <w:del w:id="188" w:author="Bishoy Zaki" w:date="2026-02-16T14:24:00Z" w16du:dateUtc="2026-02-16T13:24:00Z">
        <w:r w:rsidR="001B54B5" w:rsidRPr="00EE26F4">
          <w:rPr>
            <w:rFonts w:ascii="Times New Roman" w:hAnsi="Times New Roman" w:cs="Times New Roman"/>
            <w:color w:val="000000" w:themeColor="text1"/>
          </w:rPr>
          <w:delText xml:space="preserve"> </w:delText>
        </w:r>
      </w:del>
    </w:p>
    <w:p w14:paraId="42D888D4" w14:textId="7E3DC619" w:rsidR="00BA2746" w:rsidRPr="00BA2746" w:rsidRDefault="00BA2746">
      <w:pPr>
        <w:spacing w:line="480" w:lineRule="auto"/>
        <w:ind w:firstLine="720"/>
        <w:jc w:val="both"/>
        <w:rPr>
          <w:rFonts w:ascii="Times New Roman" w:hAnsi="Times New Roman" w:cs="Times New Roman"/>
          <w:color w:val="000000" w:themeColor="text1"/>
        </w:rPr>
        <w:pPrChange w:id="189" w:author="Bishoy Zaki" w:date="2026-02-16T14:24:00Z" w16du:dateUtc="2026-02-16T13:24:00Z">
          <w:pPr/>
        </w:pPrChange>
      </w:pPr>
      <w:r w:rsidRPr="00BA2746">
        <w:rPr>
          <w:rFonts w:ascii="Times New Roman" w:hAnsi="Times New Roman" w:cs="Times New Roman"/>
          <w:color w:val="000000" w:themeColor="text1"/>
        </w:rPr>
        <w:lastRenderedPageBreak/>
        <w:t xml:space="preserve">This </w:t>
      </w:r>
      <w:del w:id="190" w:author="Bishoy Zaki" w:date="2026-02-16T14:24:00Z" w16du:dateUtc="2026-02-16T13:24:00Z">
        <w:r w:rsidR="001B54B5" w:rsidRPr="00EE26F4">
          <w:rPr>
            <w:rFonts w:ascii="Times New Roman" w:hAnsi="Times New Roman" w:cs="Times New Roman"/>
            <w:color w:val="000000" w:themeColor="text1"/>
          </w:rPr>
          <w:delText xml:space="preserve">rather </w:delText>
        </w:r>
      </w:del>
      <w:r w:rsidRPr="00BA2746">
        <w:rPr>
          <w:rFonts w:ascii="Times New Roman" w:hAnsi="Times New Roman" w:cs="Times New Roman"/>
          <w:color w:val="000000" w:themeColor="text1"/>
        </w:rPr>
        <w:t>pragmatic</w:t>
      </w:r>
      <w:ins w:id="191" w:author="Bishoy Zaki" w:date="2026-02-16T14:24:00Z" w16du:dateUtc="2026-02-16T13:24:00Z">
        <w:r w:rsidRPr="00BA2746">
          <w:rPr>
            <w:rFonts w:ascii="Times New Roman" w:hAnsi="Times New Roman" w:cs="Times New Roman"/>
            <w:color w:val="000000" w:themeColor="text1"/>
          </w:rPr>
          <w:t>,</w:t>
        </w:r>
      </w:ins>
      <w:r w:rsidRPr="00BA2746">
        <w:rPr>
          <w:rFonts w:ascii="Times New Roman" w:hAnsi="Times New Roman" w:cs="Times New Roman"/>
          <w:color w:val="000000" w:themeColor="text1"/>
        </w:rPr>
        <w:t xml:space="preserve"> solution-oriented foundation </w:t>
      </w:r>
      <w:del w:id="192" w:author="Bishoy Zaki" w:date="2026-02-16T14:24:00Z" w16du:dateUtc="2026-02-16T13:24:00Z">
        <w:r w:rsidR="001B54B5" w:rsidRPr="00EE26F4">
          <w:rPr>
            <w:rFonts w:ascii="Times New Roman" w:hAnsi="Times New Roman" w:cs="Times New Roman"/>
            <w:color w:val="000000" w:themeColor="text1"/>
          </w:rPr>
          <w:delText>explains</w:delText>
        </w:r>
      </w:del>
      <w:ins w:id="193" w:author="Bishoy Zaki" w:date="2026-02-16T14:24:00Z" w16du:dateUtc="2026-02-16T13:24:00Z">
        <w:r w:rsidRPr="00BA2746">
          <w:rPr>
            <w:rFonts w:ascii="Times New Roman" w:hAnsi="Times New Roman" w:cs="Times New Roman"/>
            <w:color w:val="000000" w:themeColor="text1"/>
          </w:rPr>
          <w:t>also helps explain</w:t>
        </w:r>
      </w:ins>
      <w:r w:rsidRPr="00BA2746">
        <w:rPr>
          <w:rFonts w:ascii="Times New Roman" w:hAnsi="Times New Roman" w:cs="Times New Roman"/>
          <w:color w:val="000000" w:themeColor="text1"/>
        </w:rPr>
        <w:t xml:space="preserve"> the </w:t>
      </w:r>
      <w:del w:id="194" w:author="Bishoy Zaki" w:date="2026-02-16T14:24:00Z" w16du:dateUtc="2026-02-16T13:24:00Z">
        <w:r w:rsidR="001B54B5" w:rsidRPr="00EE26F4">
          <w:rPr>
            <w:rFonts w:ascii="Times New Roman" w:hAnsi="Times New Roman" w:cs="Times New Roman"/>
            <w:color w:val="000000" w:themeColor="text1"/>
          </w:rPr>
          <w:delText xml:space="preserve">explosive growth in </w:delText>
        </w:r>
      </w:del>
      <w:ins w:id="195" w:author="Bishoy Zaki" w:date="2026-02-16T14:24:00Z" w16du:dateUtc="2026-02-16T13:24:00Z">
        <w:r w:rsidRPr="00BA2746">
          <w:rPr>
            <w:rFonts w:ascii="Times New Roman" w:hAnsi="Times New Roman" w:cs="Times New Roman"/>
            <w:color w:val="000000" w:themeColor="text1"/>
          </w:rPr>
          <w:t xml:space="preserve">subsequent expansion of </w:t>
        </w:r>
      </w:ins>
      <w:r w:rsidRPr="00BA2746">
        <w:rPr>
          <w:rFonts w:ascii="Times New Roman" w:hAnsi="Times New Roman" w:cs="Times New Roman"/>
          <w:color w:val="000000" w:themeColor="text1"/>
        </w:rPr>
        <w:t>policy learning research and practice</w:t>
      </w:r>
      <w:del w:id="196" w:author="Bishoy Zaki" w:date="2026-02-16T14:24:00Z" w16du:dateUtc="2026-02-16T13:24:00Z">
        <w:r w:rsidR="001B54B5" w:rsidRPr="00EE26F4">
          <w:rPr>
            <w:rFonts w:ascii="Times New Roman" w:hAnsi="Times New Roman" w:cs="Times New Roman"/>
            <w:color w:val="000000" w:themeColor="text1"/>
          </w:rPr>
          <w:delText xml:space="preserve"> in the following decades of the contemporary learning movement</w:delText>
        </w:r>
      </w:del>
      <w:r w:rsidRPr="00BA2746">
        <w:rPr>
          <w:rFonts w:ascii="Times New Roman" w:hAnsi="Times New Roman" w:cs="Times New Roman"/>
          <w:color w:val="000000" w:themeColor="text1"/>
        </w:rPr>
        <w:t xml:space="preserve">. Accelerating technological and industrial </w:t>
      </w:r>
      <w:del w:id="197" w:author="Bishoy Zaki" w:date="2026-02-16T14:24:00Z" w16du:dateUtc="2026-02-16T13:24:00Z">
        <w:r w:rsidR="001B54B5" w:rsidRPr="00EE26F4">
          <w:rPr>
            <w:rFonts w:ascii="Times New Roman" w:hAnsi="Times New Roman" w:cs="Times New Roman"/>
            <w:color w:val="000000" w:themeColor="text1"/>
          </w:rPr>
          <w:delText>advances, growing</w:delText>
        </w:r>
      </w:del>
      <w:ins w:id="198" w:author="Bishoy Zaki" w:date="2026-02-16T14:24:00Z" w16du:dateUtc="2026-02-16T13:24:00Z">
        <w:r w:rsidRPr="00BA2746">
          <w:rPr>
            <w:rFonts w:ascii="Times New Roman" w:hAnsi="Times New Roman" w:cs="Times New Roman"/>
            <w:color w:val="000000" w:themeColor="text1"/>
          </w:rPr>
          <w:t>change, more tightly</w:t>
        </w:r>
      </w:ins>
      <w:r w:rsidRPr="00BA2746">
        <w:rPr>
          <w:rFonts w:ascii="Times New Roman" w:hAnsi="Times New Roman" w:cs="Times New Roman"/>
          <w:color w:val="000000" w:themeColor="text1"/>
        </w:rPr>
        <w:t xml:space="preserve"> connected ecologies, and </w:t>
      </w:r>
      <w:del w:id="199" w:author="Bishoy Zaki" w:date="2026-02-16T14:24:00Z" w16du:dateUtc="2026-02-16T13:24:00Z">
        <w:r w:rsidR="001B54B5" w:rsidRPr="00EE26F4">
          <w:rPr>
            <w:rFonts w:ascii="Times New Roman" w:hAnsi="Times New Roman" w:cs="Times New Roman"/>
            <w:color w:val="000000" w:themeColor="text1"/>
          </w:rPr>
          <w:delText>increasing</w:delText>
        </w:r>
      </w:del>
      <w:ins w:id="200" w:author="Bishoy Zaki" w:date="2026-02-16T14:24:00Z" w16du:dateUtc="2026-02-16T13:24:00Z">
        <w:r w:rsidRPr="00BA2746">
          <w:rPr>
            <w:rFonts w:ascii="Times New Roman" w:hAnsi="Times New Roman" w:cs="Times New Roman"/>
            <w:color w:val="000000" w:themeColor="text1"/>
          </w:rPr>
          <w:t>rising</w:t>
        </w:r>
      </w:ins>
      <w:r w:rsidRPr="00BA2746">
        <w:rPr>
          <w:rFonts w:ascii="Times New Roman" w:hAnsi="Times New Roman" w:cs="Times New Roman"/>
          <w:color w:val="000000" w:themeColor="text1"/>
        </w:rPr>
        <w:t xml:space="preserve"> complexity </w:t>
      </w:r>
      <w:del w:id="201" w:author="Bishoy Zaki" w:date="2026-02-16T14:24:00Z" w16du:dateUtc="2026-02-16T13:24:00Z">
        <w:r w:rsidR="001B54B5" w:rsidRPr="00EE26F4">
          <w:rPr>
            <w:rFonts w:ascii="Times New Roman" w:hAnsi="Times New Roman" w:cs="Times New Roman"/>
            <w:color w:val="000000" w:themeColor="text1"/>
          </w:rPr>
          <w:delText xml:space="preserve">gave way to new </w:delText>
        </w:r>
      </w:del>
      <w:ins w:id="202" w:author="Bishoy Zaki" w:date="2026-02-16T14:24:00Z" w16du:dateUtc="2026-02-16T13:24:00Z">
        <w:r w:rsidRPr="00BA2746">
          <w:rPr>
            <w:rFonts w:ascii="Times New Roman" w:hAnsi="Times New Roman" w:cs="Times New Roman"/>
            <w:color w:val="000000" w:themeColor="text1"/>
          </w:rPr>
          <w:t xml:space="preserve">generated policy </w:t>
        </w:r>
      </w:ins>
      <w:r w:rsidRPr="00BA2746">
        <w:rPr>
          <w:rFonts w:ascii="Times New Roman" w:hAnsi="Times New Roman" w:cs="Times New Roman"/>
          <w:color w:val="000000" w:themeColor="text1"/>
        </w:rPr>
        <w:t>problems</w:t>
      </w:r>
      <w:del w:id="203" w:author="Bishoy Zaki" w:date="2026-02-16T14:24:00Z" w16du:dateUtc="2026-02-16T13:24:00Z">
        <w:r w:rsidR="001B54B5" w:rsidRPr="00EE26F4">
          <w:rPr>
            <w:rFonts w:ascii="Times New Roman" w:hAnsi="Times New Roman" w:cs="Times New Roman"/>
            <w:color w:val="000000" w:themeColor="text1"/>
          </w:rPr>
          <w:delText xml:space="preserve">, such as wicked and super-wicked policy issues and </w:delText>
        </w:r>
      </w:del>
      <w:ins w:id="204" w:author="Bishoy Zaki" w:date="2026-02-16T14:24:00Z" w16du:dateUtc="2026-02-16T13:24:00Z">
        <w:r w:rsidRPr="00BA2746">
          <w:rPr>
            <w:rFonts w:ascii="Times New Roman" w:hAnsi="Times New Roman" w:cs="Times New Roman"/>
            <w:color w:val="000000" w:themeColor="text1"/>
          </w:rPr>
          <w:t xml:space="preserve"> that were increasingly difficult to define, depoliticize, or settle, and that came to be described through an expanding vocabulary of “wickedness,” </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turbulence,</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 xml:space="preserve"> and </w:t>
        </w:r>
        <w:r w:rsidR="00B13492">
          <w:rPr>
            <w:rFonts w:ascii="Times New Roman" w:hAnsi="Times New Roman" w:cs="Times New Roman"/>
            <w:color w:val="000000" w:themeColor="text1"/>
          </w:rPr>
          <w:t>“</w:t>
        </w:r>
      </w:ins>
      <w:r w:rsidRPr="00BA2746">
        <w:rPr>
          <w:rFonts w:ascii="Times New Roman" w:hAnsi="Times New Roman" w:cs="Times New Roman"/>
          <w:color w:val="000000" w:themeColor="text1"/>
        </w:rPr>
        <w:t>cris</w:t>
      </w:r>
      <w:r w:rsidR="00B13492">
        <w:rPr>
          <w:rFonts w:ascii="Times New Roman" w:hAnsi="Times New Roman" w:cs="Times New Roman"/>
          <w:color w:val="000000" w:themeColor="text1"/>
        </w:rPr>
        <w:t>e</w:t>
      </w:r>
      <w:r w:rsidRPr="00BA2746">
        <w:rPr>
          <w:rFonts w:ascii="Times New Roman" w:hAnsi="Times New Roman" w:cs="Times New Roman"/>
          <w:color w:val="000000" w:themeColor="text1"/>
        </w:rPr>
        <w:t>s</w:t>
      </w:r>
      <w:del w:id="205" w:author="Bishoy Zaki" w:date="2026-02-16T14:24:00Z" w16du:dateUtc="2026-02-16T13:24:00Z">
        <w:r w:rsidR="001B54B5" w:rsidRPr="00EE26F4">
          <w:rPr>
            <w:rFonts w:ascii="Times New Roman" w:hAnsi="Times New Roman" w:cs="Times New Roman"/>
            <w:color w:val="000000" w:themeColor="text1"/>
          </w:rPr>
          <w:delText xml:space="preserve"> of different shapes and forms. Such </w:delText>
        </w:r>
      </w:del>
      <w:ins w:id="206" w:author="Bishoy Zaki" w:date="2026-02-16T14:24:00Z" w16du:dateUtc="2026-02-16T13:24:00Z">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 xml:space="preserve"> (Rittel &amp; Webber, 1973; Head &amp; Alford, 2015; Boin et al., 2020; see also Zaki, Pattyn &amp; Wayenberg, 2024). As policy </w:t>
        </w:r>
      </w:ins>
      <w:r w:rsidRPr="00BA2746">
        <w:rPr>
          <w:rFonts w:ascii="Times New Roman" w:hAnsi="Times New Roman" w:cs="Times New Roman"/>
          <w:color w:val="000000" w:themeColor="text1"/>
        </w:rPr>
        <w:t xml:space="preserve">problems </w:t>
      </w:r>
      <w:del w:id="207" w:author="Bishoy Zaki" w:date="2026-02-16T14:24:00Z" w16du:dateUtc="2026-02-16T13:24:00Z">
        <w:r w:rsidR="001B54B5" w:rsidRPr="00EE26F4">
          <w:rPr>
            <w:rFonts w:ascii="Times New Roman" w:hAnsi="Times New Roman" w:cs="Times New Roman"/>
            <w:color w:val="000000" w:themeColor="text1"/>
          </w:rPr>
          <w:delText>were notoriously challenging to define, continuously evolving, complex, stakeholder-dense, politically</w:delText>
        </w:r>
      </w:del>
      <w:ins w:id="208" w:author="Bishoy Zaki" w:date="2026-02-16T14:24:00Z" w16du:dateUtc="2026-02-16T13:24:00Z">
        <w:r w:rsidRPr="00BA2746">
          <w:rPr>
            <w:rFonts w:ascii="Times New Roman" w:hAnsi="Times New Roman" w:cs="Times New Roman"/>
            <w:color w:val="000000" w:themeColor="text1"/>
          </w:rPr>
          <w:t>became more</w:t>
        </w:r>
      </w:ins>
      <w:r w:rsidRPr="00BA2746">
        <w:rPr>
          <w:rFonts w:ascii="Times New Roman" w:hAnsi="Times New Roman" w:cs="Times New Roman"/>
          <w:color w:val="000000" w:themeColor="text1"/>
        </w:rPr>
        <w:t xml:space="preserve"> contested</w:t>
      </w:r>
      <w:del w:id="209" w:author="Bishoy Zaki" w:date="2026-02-16T14:24:00Z" w16du:dateUtc="2026-02-16T13:24:00Z">
        <w:r w:rsidR="001B54B5" w:rsidRPr="00EE26F4">
          <w:rPr>
            <w:rFonts w:ascii="Times New Roman" w:hAnsi="Times New Roman" w:cs="Times New Roman"/>
            <w:color w:val="000000" w:themeColor="text1"/>
          </w:rPr>
          <w:delText xml:space="preserve">, and divisive (Boin et al., 2020; Head &amp; Alford, 2015; Rittel &amp; Webber, 1973). These features have positioned </w:delText>
        </w:r>
      </w:del>
      <w:ins w:id="210" w:author="Bishoy Zaki" w:date="2026-02-16T14:24:00Z" w16du:dateUtc="2026-02-16T13:24:00Z">
        <w:r w:rsidRPr="00BA2746">
          <w:rPr>
            <w:rFonts w:ascii="Times New Roman" w:hAnsi="Times New Roman" w:cs="Times New Roman"/>
            <w:color w:val="000000" w:themeColor="text1"/>
          </w:rPr>
          <w:t xml:space="preserve"> and less tractable, </w:t>
        </w:r>
      </w:ins>
      <w:r w:rsidRPr="00BA2746">
        <w:rPr>
          <w:rFonts w:ascii="Times New Roman" w:hAnsi="Times New Roman" w:cs="Times New Roman"/>
          <w:color w:val="000000" w:themeColor="text1"/>
        </w:rPr>
        <w:t>inclusive</w:t>
      </w:r>
      <w:del w:id="211" w:author="Bishoy Zaki" w:date="2026-02-16T14:24:00Z" w16du:dateUtc="2026-02-16T13:24:00Z">
        <w:r w:rsidR="001B54B5" w:rsidRPr="00EE26F4">
          <w:rPr>
            <w:rFonts w:ascii="Times New Roman" w:hAnsi="Times New Roman" w:cs="Times New Roman"/>
            <w:color w:val="000000" w:themeColor="text1"/>
          </w:rPr>
          <w:delText>, collaborative,</w:delText>
        </w:r>
      </w:del>
      <w:r w:rsidRPr="00BA2746">
        <w:rPr>
          <w:rFonts w:ascii="Times New Roman" w:hAnsi="Times New Roman" w:cs="Times New Roman"/>
          <w:color w:val="000000" w:themeColor="text1"/>
        </w:rPr>
        <w:t xml:space="preserve"> and </w:t>
      </w:r>
      <w:del w:id="212" w:author="Bishoy Zaki" w:date="2026-02-16T14:24:00Z" w16du:dateUtc="2026-02-16T13:24:00Z">
        <w:r w:rsidR="001B54B5" w:rsidRPr="00EE26F4">
          <w:rPr>
            <w:rFonts w:ascii="Times New Roman" w:hAnsi="Times New Roman" w:cs="Times New Roman"/>
            <w:color w:val="000000" w:themeColor="text1"/>
          </w:rPr>
          <w:delText>comprehensive</w:delText>
        </w:r>
      </w:del>
      <w:ins w:id="213" w:author="Bishoy Zaki" w:date="2026-02-16T14:24:00Z" w16du:dateUtc="2026-02-16T13:24:00Z">
        <w:r w:rsidR="007D4A47">
          <w:rPr>
            <w:rFonts w:ascii="Times New Roman" w:hAnsi="Times New Roman" w:cs="Times New Roman"/>
            <w:color w:val="000000" w:themeColor="text1"/>
          </w:rPr>
          <w:t>deliberate, and cumulative</w:t>
        </w:r>
      </w:ins>
      <w:r w:rsidRPr="00BA2746">
        <w:rPr>
          <w:rFonts w:ascii="Times New Roman" w:hAnsi="Times New Roman" w:cs="Times New Roman"/>
          <w:color w:val="000000" w:themeColor="text1"/>
        </w:rPr>
        <w:t xml:space="preserve"> learning processes</w:t>
      </w:r>
      <w:del w:id="214" w:author="Bishoy Zaki" w:date="2026-02-16T14:24:00Z" w16du:dateUtc="2026-02-16T13:24:00Z">
        <w:r w:rsidR="001B54B5" w:rsidRPr="00EE26F4">
          <w:rPr>
            <w:rFonts w:ascii="Times New Roman" w:hAnsi="Times New Roman" w:cs="Times New Roman"/>
            <w:color w:val="000000" w:themeColor="text1"/>
          </w:rPr>
          <w:delText xml:space="preserve"> (systematized and organic,</w:delText>
        </w:r>
      </w:del>
      <w:ins w:id="215" w:author="Bishoy Zaki" w:date="2026-02-16T14:24:00Z" w16du:dateUtc="2026-02-16T13:24:00Z">
        <w:r w:rsidRPr="00BA2746">
          <w:rPr>
            <w:rFonts w:ascii="Times New Roman" w:hAnsi="Times New Roman" w:cs="Times New Roman"/>
            <w:color w:val="000000" w:themeColor="text1"/>
          </w:rPr>
          <w:t>, whether at</w:t>
        </w:r>
      </w:ins>
      <w:r w:rsidRPr="00BA2746">
        <w:rPr>
          <w:rFonts w:ascii="Times New Roman" w:hAnsi="Times New Roman" w:cs="Times New Roman"/>
          <w:color w:val="000000" w:themeColor="text1"/>
        </w:rPr>
        <w:t xml:space="preserve"> individual</w:t>
      </w:r>
      <w:del w:id="216" w:author="Bishoy Zaki" w:date="2026-02-16T14:24:00Z" w16du:dateUtc="2026-02-16T13:24:00Z">
        <w:r w:rsidR="001B54B5" w:rsidRPr="00EE26F4">
          <w:rPr>
            <w:rFonts w:ascii="Times New Roman" w:hAnsi="Times New Roman" w:cs="Times New Roman"/>
            <w:color w:val="000000" w:themeColor="text1"/>
          </w:rPr>
          <w:delText>, and</w:delText>
        </w:r>
      </w:del>
      <w:ins w:id="217" w:author="Bishoy Zaki" w:date="2026-02-16T14:24:00Z" w16du:dateUtc="2026-02-16T13:24:00Z">
        <w:r w:rsidRPr="00BA2746">
          <w:rPr>
            <w:rFonts w:ascii="Times New Roman" w:hAnsi="Times New Roman" w:cs="Times New Roman"/>
            <w:color w:val="000000" w:themeColor="text1"/>
          </w:rPr>
          <w:t xml:space="preserve"> or</w:t>
        </w:r>
      </w:ins>
      <w:r w:rsidRPr="00BA2746">
        <w:rPr>
          <w:rFonts w:ascii="Times New Roman" w:hAnsi="Times New Roman" w:cs="Times New Roman"/>
          <w:color w:val="000000" w:themeColor="text1"/>
        </w:rPr>
        <w:t xml:space="preserve"> collective</w:t>
      </w:r>
      <w:del w:id="218" w:author="Bishoy Zaki" w:date="2026-02-16T14:24:00Z" w16du:dateUtc="2026-02-16T13:24:00Z">
        <w:r w:rsidR="001B54B5" w:rsidRPr="00EE26F4">
          <w:rPr>
            <w:rFonts w:ascii="Times New Roman" w:hAnsi="Times New Roman" w:cs="Times New Roman"/>
            <w:color w:val="000000" w:themeColor="text1"/>
          </w:rPr>
          <w:delText>)</w:delText>
        </w:r>
      </w:del>
      <w:ins w:id="219" w:author="Bishoy Zaki" w:date="2026-02-16T14:24:00Z" w16du:dateUtc="2026-02-16T13:24:00Z">
        <w:r w:rsidRPr="00BA2746">
          <w:rPr>
            <w:rFonts w:ascii="Times New Roman" w:hAnsi="Times New Roman" w:cs="Times New Roman"/>
            <w:color w:val="000000" w:themeColor="text1"/>
          </w:rPr>
          <w:t xml:space="preserve"> levels, were increasingly positioned</w:t>
        </w:r>
      </w:ins>
      <w:r w:rsidRPr="00BA2746">
        <w:rPr>
          <w:rFonts w:ascii="Times New Roman" w:hAnsi="Times New Roman" w:cs="Times New Roman"/>
          <w:color w:val="000000" w:themeColor="text1"/>
        </w:rPr>
        <w:t xml:space="preserve"> as </w:t>
      </w:r>
      <w:del w:id="220" w:author="Bishoy Zaki" w:date="2026-02-16T14:24:00Z" w16du:dateUtc="2026-02-16T13:24:00Z">
        <w:r w:rsidR="001B54B5" w:rsidRPr="00EE26F4">
          <w:rPr>
            <w:rFonts w:ascii="Times New Roman" w:hAnsi="Times New Roman" w:cs="Times New Roman"/>
            <w:color w:val="000000" w:themeColor="text1"/>
          </w:rPr>
          <w:delText>key</w:delText>
        </w:r>
      </w:del>
      <w:ins w:id="221" w:author="Bishoy Zaki" w:date="2026-02-16T14:24:00Z" w16du:dateUtc="2026-02-16T13:24:00Z">
        <w:r w:rsidRPr="00BA2746">
          <w:rPr>
            <w:rFonts w:ascii="Times New Roman" w:hAnsi="Times New Roman" w:cs="Times New Roman"/>
            <w:color w:val="000000" w:themeColor="text1"/>
          </w:rPr>
          <w:t>central</w:t>
        </w:r>
      </w:ins>
      <w:r w:rsidRPr="00BA2746">
        <w:rPr>
          <w:rFonts w:ascii="Times New Roman" w:hAnsi="Times New Roman" w:cs="Times New Roman"/>
          <w:color w:val="000000" w:themeColor="text1"/>
        </w:rPr>
        <w:t xml:space="preserve"> to developing </w:t>
      </w:r>
      <w:del w:id="222" w:author="Bishoy Zaki" w:date="2026-02-16T14:24:00Z" w16du:dateUtc="2026-02-16T13:24:00Z">
        <w:r w:rsidR="001B54B5" w:rsidRPr="00EE26F4">
          <w:rPr>
            <w:rFonts w:ascii="Times New Roman" w:hAnsi="Times New Roman" w:cs="Times New Roman"/>
            <w:color w:val="000000" w:themeColor="text1"/>
          </w:rPr>
          <w:delText>solutions (Sanderson, 2009; Zaki, 2024c).</w:delText>
        </w:r>
      </w:del>
      <w:ins w:id="223" w:author="Bishoy Zaki" w:date="2026-02-16T14:24:00Z" w16du:dateUtc="2026-02-16T13:24:00Z">
        <w:r w:rsidRPr="00BA2746">
          <w:rPr>
            <w:rFonts w:ascii="Times New Roman" w:hAnsi="Times New Roman" w:cs="Times New Roman"/>
            <w:color w:val="000000" w:themeColor="text1"/>
          </w:rPr>
          <w:t>workable responses.</w:t>
        </w:r>
      </w:ins>
    </w:p>
    <w:p w14:paraId="0805FB18" w14:textId="074F962F" w:rsidR="00BA2746" w:rsidRPr="00BA2746" w:rsidRDefault="001B54B5">
      <w:pPr>
        <w:spacing w:line="480" w:lineRule="auto"/>
        <w:ind w:firstLine="720"/>
        <w:jc w:val="both"/>
        <w:rPr>
          <w:rFonts w:ascii="Times New Roman" w:hAnsi="Times New Roman" w:cs="Times New Roman"/>
          <w:color w:val="000000" w:themeColor="text1"/>
        </w:rPr>
        <w:pPrChange w:id="224" w:author="Bishoy Zaki" w:date="2026-02-16T14:24:00Z" w16du:dateUtc="2026-02-16T13:24:00Z">
          <w:pPr/>
        </w:pPrChange>
      </w:pPr>
      <w:del w:id="225" w:author="Bishoy Zaki" w:date="2026-02-16T14:24:00Z" w16du:dateUtc="2026-02-16T13:24:00Z">
        <w:r w:rsidRPr="00EE26F4">
          <w:rPr>
            <w:rFonts w:ascii="Times New Roman" w:hAnsi="Times New Roman" w:cs="Times New Roman"/>
            <w:color w:val="000000" w:themeColor="text1"/>
          </w:rPr>
          <w:delText>This explains the boom in</w:delText>
        </w:r>
      </w:del>
      <w:ins w:id="226" w:author="Bishoy Zaki" w:date="2026-02-16T14:24:00Z" w16du:dateUtc="2026-02-16T13:24:00Z">
        <w:r w:rsidR="00BA2746" w:rsidRPr="00BA2746">
          <w:rPr>
            <w:rFonts w:ascii="Times New Roman" w:hAnsi="Times New Roman" w:cs="Times New Roman"/>
            <w:color w:val="000000" w:themeColor="text1"/>
          </w:rPr>
          <w:t>In parallel,</w:t>
        </w:r>
      </w:ins>
      <w:r w:rsidR="00BA2746" w:rsidRPr="00BA2746">
        <w:rPr>
          <w:rFonts w:ascii="Times New Roman" w:hAnsi="Times New Roman" w:cs="Times New Roman"/>
          <w:color w:val="000000" w:themeColor="text1"/>
        </w:rPr>
        <w:t xml:space="preserve"> policy learning </w:t>
      </w:r>
      <w:ins w:id="227" w:author="Bishoy Zaki" w:date="2026-02-16T14:24:00Z" w16du:dateUtc="2026-02-16T13:24:00Z">
        <w:r w:rsidR="00BA2746" w:rsidRPr="00BA2746">
          <w:rPr>
            <w:rFonts w:ascii="Times New Roman" w:hAnsi="Times New Roman" w:cs="Times New Roman"/>
            <w:color w:val="000000" w:themeColor="text1"/>
          </w:rPr>
          <w:t xml:space="preserve">grew </w:t>
        </w:r>
      </w:ins>
      <w:r w:rsidR="00BA2746" w:rsidRPr="00BA2746">
        <w:rPr>
          <w:rFonts w:ascii="Times New Roman" w:hAnsi="Times New Roman" w:cs="Times New Roman"/>
          <w:color w:val="000000" w:themeColor="text1"/>
        </w:rPr>
        <w:t>as a practice</w:t>
      </w:r>
      <w:del w:id="228" w:author="Bishoy Zaki" w:date="2026-02-16T14:24:00Z" w16du:dateUtc="2026-02-16T13:24:00Z">
        <w:r w:rsidRPr="00EE26F4">
          <w:rPr>
            <w:rFonts w:ascii="Times New Roman" w:hAnsi="Times New Roman" w:cs="Times New Roman"/>
            <w:color w:val="000000" w:themeColor="text1"/>
          </w:rPr>
          <w:delText xml:space="preserve"> where different</w:delText>
        </w:r>
      </w:del>
      <w:ins w:id="229" w:author="Bishoy Zaki" w:date="2026-02-16T14:24:00Z" w16du:dateUtc="2026-02-16T13:24:00Z">
        <w:r w:rsidR="00BA2746" w:rsidRPr="00BA2746">
          <w:rPr>
            <w:rFonts w:ascii="Times New Roman" w:hAnsi="Times New Roman" w:cs="Times New Roman"/>
            <w:color w:val="000000" w:themeColor="text1"/>
          </w:rPr>
          <w:t>, as</w:t>
        </w:r>
      </w:ins>
      <w:r w:rsidR="00BA2746" w:rsidRPr="00BA2746">
        <w:rPr>
          <w:rFonts w:ascii="Times New Roman" w:hAnsi="Times New Roman" w:cs="Times New Roman"/>
          <w:color w:val="000000" w:themeColor="text1"/>
        </w:rPr>
        <w:t xml:space="preserve"> actors increasingly engaged in </w:t>
      </w:r>
      <w:ins w:id="230" w:author="Bishoy Zaki" w:date="2026-02-16T14:24:00Z" w16du:dateUtc="2026-02-16T13:24:00Z">
        <w:r w:rsidR="00BA2746" w:rsidRPr="00BA2746">
          <w:rPr>
            <w:rFonts w:ascii="Times New Roman" w:hAnsi="Times New Roman" w:cs="Times New Roman"/>
            <w:color w:val="000000" w:themeColor="text1"/>
          </w:rPr>
          <w:t xml:space="preserve">more </w:t>
        </w:r>
      </w:ins>
      <w:r w:rsidR="00BA2746" w:rsidRPr="00BA2746">
        <w:rPr>
          <w:rFonts w:ascii="Times New Roman" w:hAnsi="Times New Roman" w:cs="Times New Roman"/>
          <w:color w:val="000000" w:themeColor="text1"/>
        </w:rPr>
        <w:t xml:space="preserve">systematic </w:t>
      </w:r>
      <w:del w:id="231" w:author="Bishoy Zaki" w:date="2026-02-16T14:24:00Z" w16du:dateUtc="2026-02-16T13:24:00Z">
        <w:r w:rsidRPr="00EE26F4">
          <w:rPr>
            <w:rFonts w:ascii="Times New Roman" w:hAnsi="Times New Roman" w:cs="Times New Roman"/>
            <w:color w:val="000000" w:themeColor="text1"/>
          </w:rPr>
          <w:delText>policy learning processes. Hence, starting in</w:delText>
        </w:r>
      </w:del>
      <w:ins w:id="232" w:author="Bishoy Zaki" w:date="2026-02-16T14:24:00Z" w16du:dateUtc="2026-02-16T13:24:00Z">
        <w:r w:rsidR="00BA2746" w:rsidRPr="00BA2746">
          <w:rPr>
            <w:rFonts w:ascii="Times New Roman" w:hAnsi="Times New Roman" w:cs="Times New Roman"/>
            <w:color w:val="000000" w:themeColor="text1"/>
          </w:rPr>
          <w:t>efforts to learn across time, jurisdictions, and sectors. From</w:t>
        </w:r>
      </w:ins>
      <w:r w:rsidR="00BA2746" w:rsidRPr="00BA2746">
        <w:rPr>
          <w:rFonts w:ascii="Times New Roman" w:hAnsi="Times New Roman" w:cs="Times New Roman"/>
          <w:color w:val="000000" w:themeColor="text1"/>
        </w:rPr>
        <w:t xml:space="preserve"> the 1970s</w:t>
      </w:r>
      <w:del w:id="233" w:author="Bishoy Zaki" w:date="2026-02-16T14:24:00Z" w16du:dateUtc="2026-02-16T13:24:00Z">
        <w:r w:rsidRPr="00EE26F4">
          <w:rPr>
            <w:rFonts w:ascii="Times New Roman" w:hAnsi="Times New Roman" w:cs="Times New Roman"/>
            <w:color w:val="000000" w:themeColor="text1"/>
          </w:rPr>
          <w:delText>, we began to witness steady</w:delText>
        </w:r>
      </w:del>
      <w:ins w:id="234" w:author="Bishoy Zaki" w:date="2026-02-16T14:24:00Z" w16du:dateUtc="2026-02-16T13:24:00Z">
        <w:r w:rsidR="00BA2746" w:rsidRPr="00BA2746">
          <w:rPr>
            <w:rFonts w:ascii="Times New Roman" w:hAnsi="Times New Roman" w:cs="Times New Roman"/>
            <w:color w:val="000000" w:themeColor="text1"/>
          </w:rPr>
          <w:t xml:space="preserve"> onward, scholarship documented this</w:t>
        </w:r>
      </w:ins>
      <w:r w:rsidR="00BA2746" w:rsidRPr="00BA2746">
        <w:rPr>
          <w:rFonts w:ascii="Times New Roman" w:hAnsi="Times New Roman" w:cs="Times New Roman"/>
          <w:color w:val="000000" w:themeColor="text1"/>
        </w:rPr>
        <w:t xml:space="preserve"> growth </w:t>
      </w:r>
      <w:del w:id="235" w:author="Bishoy Zaki" w:date="2026-02-16T14:24:00Z" w16du:dateUtc="2026-02-16T13:24:00Z">
        <w:r w:rsidRPr="00EE26F4">
          <w:rPr>
            <w:rFonts w:ascii="Times New Roman" w:hAnsi="Times New Roman" w:cs="Times New Roman"/>
            <w:color w:val="000000" w:themeColor="text1"/>
          </w:rPr>
          <w:delText xml:space="preserve">in research on policy learning </w:delText>
        </w:r>
      </w:del>
      <w:r w:rsidR="00BA2746" w:rsidRPr="00BA2746">
        <w:rPr>
          <w:rFonts w:ascii="Times New Roman" w:hAnsi="Times New Roman" w:cs="Times New Roman"/>
          <w:color w:val="000000" w:themeColor="text1"/>
        </w:rPr>
        <w:t>across</w:t>
      </w:r>
      <w:del w:id="236" w:author="Bishoy Zaki" w:date="2026-02-16T14:24:00Z" w16du:dateUtc="2026-02-16T13:24:00Z">
        <w:r w:rsidRPr="00EE26F4">
          <w:rPr>
            <w:rFonts w:ascii="Times New Roman" w:hAnsi="Times New Roman" w:cs="Times New Roman"/>
            <w:color w:val="000000" w:themeColor="text1"/>
          </w:rPr>
          <w:delText xml:space="preserve"> various</w:delText>
        </w:r>
      </w:del>
      <w:r w:rsidR="00BA2746" w:rsidRPr="00BA2746">
        <w:rPr>
          <w:rFonts w:ascii="Times New Roman" w:hAnsi="Times New Roman" w:cs="Times New Roman"/>
          <w:color w:val="000000" w:themeColor="text1"/>
        </w:rPr>
        <w:t xml:space="preserve"> domains ranging from </w:t>
      </w:r>
      <w:del w:id="237" w:author="Bishoy Zaki" w:date="2026-02-16T14:24:00Z" w16du:dateUtc="2026-02-16T13:24:00Z">
        <w:r w:rsidRPr="00EE26F4">
          <w:rPr>
            <w:rFonts w:ascii="Times New Roman" w:hAnsi="Times New Roman" w:cs="Times New Roman"/>
            <w:color w:val="000000" w:themeColor="text1"/>
          </w:rPr>
          <w:delText>the environment</w:delText>
        </w:r>
      </w:del>
      <w:ins w:id="238" w:author="Bishoy Zaki" w:date="2026-02-16T14:24:00Z" w16du:dateUtc="2026-02-16T13:24:00Z">
        <w:r w:rsidR="00BA2746" w:rsidRPr="00BA2746">
          <w:rPr>
            <w:rFonts w:ascii="Times New Roman" w:hAnsi="Times New Roman" w:cs="Times New Roman"/>
            <w:color w:val="000000" w:themeColor="text1"/>
          </w:rPr>
          <w:t>environmental</w:t>
        </w:r>
      </w:ins>
      <w:r w:rsidR="00BA2746" w:rsidRPr="00BA2746">
        <w:rPr>
          <w:rFonts w:ascii="Times New Roman" w:hAnsi="Times New Roman" w:cs="Times New Roman"/>
          <w:color w:val="000000" w:themeColor="text1"/>
        </w:rPr>
        <w:t xml:space="preserve"> and climate </w:t>
      </w:r>
      <w:del w:id="239" w:author="Bishoy Zaki" w:date="2026-02-16T14:24:00Z" w16du:dateUtc="2026-02-16T13:24:00Z">
        <w:r w:rsidRPr="00EE26F4">
          <w:rPr>
            <w:rFonts w:ascii="Times New Roman" w:hAnsi="Times New Roman" w:cs="Times New Roman"/>
            <w:color w:val="000000" w:themeColor="text1"/>
          </w:rPr>
          <w:delText xml:space="preserve">change (Gerlak et al., 2018; T. </w:delText>
        </w:r>
      </w:del>
      <w:ins w:id="240" w:author="Bishoy Zaki" w:date="2026-02-16T14:24:00Z" w16du:dateUtc="2026-02-16T13:24:00Z">
        <w:r w:rsidR="00BA2746" w:rsidRPr="00BA2746">
          <w:rPr>
            <w:rFonts w:ascii="Times New Roman" w:hAnsi="Times New Roman" w:cs="Times New Roman"/>
            <w:color w:val="000000" w:themeColor="text1"/>
          </w:rPr>
          <w:t xml:space="preserve">governance to welfare, economic policy, and public health, as well as crisis governance and emergency politics (Heclo, 1974; Shi, 2012; Dunlop, 2017; </w:t>
        </w:r>
      </w:ins>
      <w:r w:rsidR="00BA2746" w:rsidRPr="00BA2746">
        <w:rPr>
          <w:rFonts w:ascii="Times New Roman" w:hAnsi="Times New Roman" w:cs="Times New Roman"/>
          <w:color w:val="000000" w:themeColor="text1"/>
        </w:rPr>
        <w:t>Lee &amp; Meene, 2012; Rietig, 2019</w:t>
      </w:r>
      <w:del w:id="241" w:author="Bishoy Zaki" w:date="2026-02-16T14:24:00Z" w16du:dateUtc="2026-02-16T13:24:00Z">
        <w:r w:rsidRPr="00EE26F4">
          <w:rPr>
            <w:rFonts w:ascii="Times New Roman" w:hAnsi="Times New Roman" w:cs="Times New Roman"/>
            <w:color w:val="000000" w:themeColor="text1"/>
          </w:rPr>
          <w:delText>), to social welfare, economics, and public health (</w:delText>
        </w:r>
      </w:del>
      <w:ins w:id="242" w:author="Bishoy Zaki" w:date="2026-02-16T14:24:00Z" w16du:dateUtc="2026-02-16T13:24:00Z">
        <w:r w:rsidR="00BA2746" w:rsidRPr="00BA2746">
          <w:rPr>
            <w:rFonts w:ascii="Times New Roman" w:hAnsi="Times New Roman" w:cs="Times New Roman"/>
            <w:color w:val="000000" w:themeColor="text1"/>
          </w:rPr>
          <w:t xml:space="preserve">; Gerlak et al., 2018; </w:t>
        </w:r>
      </w:ins>
      <w:r w:rsidR="00BA2746" w:rsidRPr="00BA2746">
        <w:rPr>
          <w:rFonts w:ascii="Times New Roman" w:hAnsi="Times New Roman" w:cs="Times New Roman"/>
          <w:color w:val="000000" w:themeColor="text1"/>
        </w:rPr>
        <w:t xml:space="preserve">Crow et al., 2023; </w:t>
      </w:r>
      <w:del w:id="243" w:author="Bishoy Zaki" w:date="2026-02-16T14:24:00Z" w16du:dateUtc="2026-02-16T13:24:00Z">
        <w:r w:rsidRPr="00EE26F4">
          <w:rPr>
            <w:rFonts w:ascii="Times New Roman" w:hAnsi="Times New Roman" w:cs="Times New Roman"/>
            <w:color w:val="000000" w:themeColor="text1"/>
          </w:rPr>
          <w:delText>Dunlop, 2017; Heclo, 1974; Shi, 2012), crisis governance (</w:delText>
        </w:r>
      </w:del>
      <w:r w:rsidR="00BA2746" w:rsidRPr="00BA2746">
        <w:rPr>
          <w:rFonts w:ascii="Times New Roman" w:hAnsi="Times New Roman" w:cs="Times New Roman"/>
          <w:color w:val="000000" w:themeColor="text1"/>
        </w:rPr>
        <w:t>Kamkhaji &amp; Radaelli, 2017; Taylor et al., 2022; Trein &amp; Vagionaki, 2022</w:t>
      </w:r>
      <w:del w:id="244" w:author="Bishoy Zaki" w:date="2026-02-16T14:24:00Z" w16du:dateUtc="2026-02-16T13:24:00Z">
        <w:r w:rsidRPr="00EE26F4">
          <w:rPr>
            <w:rFonts w:ascii="Times New Roman" w:hAnsi="Times New Roman" w:cs="Times New Roman"/>
            <w:color w:val="000000" w:themeColor="text1"/>
          </w:rPr>
          <w:delText xml:space="preserve">), and beyond. Frameworks </w:delText>
        </w:r>
      </w:del>
      <w:ins w:id="245" w:author="Bishoy Zaki" w:date="2026-02-16T14:24:00Z" w16du:dateUtc="2026-02-16T13:24:00Z">
        <w:r w:rsidR="00BA2746" w:rsidRPr="00BA2746">
          <w:rPr>
            <w:rFonts w:ascii="Times New Roman" w:hAnsi="Times New Roman" w:cs="Times New Roman"/>
            <w:color w:val="000000" w:themeColor="text1"/>
          </w:rPr>
          <w:t xml:space="preserve">). Institutional arrangements were also developed to scaffold </w:t>
        </w:r>
        <w:r w:rsidR="001E682F">
          <w:rPr>
            <w:rFonts w:ascii="Times New Roman" w:hAnsi="Times New Roman" w:cs="Times New Roman"/>
            <w:color w:val="000000" w:themeColor="text1"/>
          </w:rPr>
          <w:t xml:space="preserve">learning, whether through </w:t>
        </w:r>
        <w:r w:rsidR="00BA2746" w:rsidRPr="00BA2746">
          <w:rPr>
            <w:rFonts w:ascii="Times New Roman" w:hAnsi="Times New Roman" w:cs="Times New Roman"/>
            <w:color w:val="000000" w:themeColor="text1"/>
          </w:rPr>
          <w:t xml:space="preserve">benchmarking, mutual adjustment, cross-jurisdictional comparison, and cross-sectoral exchange, including prominent instruments in the </w:t>
        </w:r>
        <w:r w:rsidR="00BA2746" w:rsidRPr="00BA2746">
          <w:rPr>
            <w:rFonts w:ascii="Times New Roman" w:hAnsi="Times New Roman" w:cs="Times New Roman"/>
            <w:color w:val="000000" w:themeColor="text1"/>
          </w:rPr>
          <w:lastRenderedPageBreak/>
          <w:t xml:space="preserve">European Union </w:t>
        </w:r>
      </w:ins>
      <w:r w:rsidR="00BA2746" w:rsidRPr="00BA2746">
        <w:rPr>
          <w:rFonts w:ascii="Times New Roman" w:hAnsi="Times New Roman" w:cs="Times New Roman"/>
          <w:color w:val="000000" w:themeColor="text1"/>
        </w:rPr>
        <w:t xml:space="preserve">such as the Open Method of Coordination </w:t>
      </w:r>
      <w:del w:id="246" w:author="Bishoy Zaki" w:date="2026-02-16T14:24:00Z" w16du:dateUtc="2026-02-16T13:24:00Z">
        <w:r w:rsidRPr="00EE26F4">
          <w:rPr>
            <w:rFonts w:ascii="Times New Roman" w:hAnsi="Times New Roman" w:cs="Times New Roman"/>
            <w:color w:val="000000" w:themeColor="text1"/>
          </w:rPr>
          <w:delText xml:space="preserve">(OMC), the European semester, and inter-service consultations within </w:delText>
        </w:r>
      </w:del>
      <w:ins w:id="247" w:author="Bishoy Zaki" w:date="2026-02-16T14:24:00Z" w16du:dateUtc="2026-02-16T13:24:00Z">
        <w:r w:rsidR="00BA2746" w:rsidRPr="00BA2746">
          <w:rPr>
            <w:rFonts w:ascii="Times New Roman" w:hAnsi="Times New Roman" w:cs="Times New Roman"/>
            <w:color w:val="000000" w:themeColor="text1"/>
          </w:rPr>
          <w:t xml:space="preserve">and </w:t>
        </w:r>
      </w:ins>
      <w:r w:rsidR="00BA2746" w:rsidRPr="00BA2746">
        <w:rPr>
          <w:rFonts w:ascii="Times New Roman" w:hAnsi="Times New Roman" w:cs="Times New Roman"/>
          <w:color w:val="000000" w:themeColor="text1"/>
        </w:rPr>
        <w:t xml:space="preserve">the European </w:t>
      </w:r>
      <w:del w:id="248" w:author="Bishoy Zaki" w:date="2026-02-16T14:24:00Z" w16du:dateUtc="2026-02-16T13:24:00Z">
        <w:r w:rsidRPr="00EE26F4">
          <w:rPr>
            <w:rFonts w:ascii="Times New Roman" w:hAnsi="Times New Roman" w:cs="Times New Roman"/>
            <w:color w:val="000000" w:themeColor="text1"/>
          </w:rPr>
          <w:delText>Union were set in place to foster (among other objectives) benchmarking, cross-country learning, and multidisciplinary learning. Thematic networks such as the C40 network for climate action, among others, also pursued similar learning-oriented objectives</w:delText>
        </w:r>
      </w:del>
      <w:ins w:id="249" w:author="Bishoy Zaki" w:date="2026-02-16T14:24:00Z" w16du:dateUtc="2026-02-16T13:24:00Z">
        <w:r w:rsidR="00BA2746" w:rsidRPr="00BA2746">
          <w:rPr>
            <w:rFonts w:ascii="Times New Roman" w:hAnsi="Times New Roman" w:cs="Times New Roman"/>
            <w:color w:val="000000" w:themeColor="text1"/>
          </w:rPr>
          <w:t>Semester, as well as internal coordination practices</w:t>
        </w:r>
      </w:ins>
      <w:r w:rsidR="00BA2746" w:rsidRPr="00BA2746">
        <w:rPr>
          <w:rFonts w:ascii="Times New Roman" w:hAnsi="Times New Roman" w:cs="Times New Roman"/>
          <w:color w:val="000000" w:themeColor="text1"/>
        </w:rPr>
        <w:t xml:space="preserve"> (Borrás &amp; Jacobsson, 2004; </w:t>
      </w:r>
      <w:ins w:id="250" w:author="Bishoy Zaki" w:date="2026-02-16T14:24:00Z" w16du:dateUtc="2026-02-16T13:24:00Z">
        <w:r w:rsidR="00BA2746" w:rsidRPr="00BA2746">
          <w:rPr>
            <w:rFonts w:ascii="Times New Roman" w:hAnsi="Times New Roman" w:cs="Times New Roman"/>
            <w:color w:val="000000" w:themeColor="text1"/>
          </w:rPr>
          <w:t xml:space="preserve">Kerber &amp; Eckardt, 2007). Likewise, transnational and thematic networks have pursued learning-oriented objectives by enabling shared metrics, peer exchange, and diffusion of practices (Lee &amp; </w:t>
        </w:r>
        <w:r w:rsidR="009C79D0" w:rsidRPr="009C79D0">
          <w:rPr>
            <w:rFonts w:ascii="Times New Roman" w:hAnsi="Times New Roman" w:cs="Times New Roman"/>
            <w:color w:val="000000" w:themeColor="text1"/>
          </w:rPr>
          <w:t>Van De Meene</w:t>
        </w:r>
        <w:r w:rsidR="00BA2746" w:rsidRPr="00BA2746">
          <w:rPr>
            <w:rFonts w:ascii="Times New Roman" w:hAnsi="Times New Roman" w:cs="Times New Roman"/>
            <w:color w:val="000000" w:themeColor="text1"/>
          </w:rPr>
          <w:t xml:space="preserve">, 2012; </w:t>
        </w:r>
      </w:ins>
      <w:r w:rsidR="00BA2746" w:rsidRPr="00BA2746">
        <w:rPr>
          <w:rFonts w:ascii="Times New Roman" w:hAnsi="Times New Roman" w:cs="Times New Roman"/>
          <w:color w:val="000000" w:themeColor="text1"/>
        </w:rPr>
        <w:t>Candel et al., 2023</w:t>
      </w:r>
      <w:del w:id="251" w:author="Bishoy Zaki" w:date="2026-02-16T14:24:00Z" w16du:dateUtc="2026-02-16T13:24:00Z">
        <w:r w:rsidRPr="00EE26F4">
          <w:rPr>
            <w:rFonts w:ascii="Times New Roman" w:hAnsi="Times New Roman" w:cs="Times New Roman"/>
            <w:color w:val="000000" w:themeColor="text1"/>
          </w:rPr>
          <w:delText>; Kerber &amp; Eckardt, 2007; T. Lee &amp; Meene, 2012</w:delText>
        </w:r>
      </w:del>
      <w:r w:rsidR="00BA2746" w:rsidRPr="00BA2746">
        <w:rPr>
          <w:rFonts w:ascii="Times New Roman" w:hAnsi="Times New Roman" w:cs="Times New Roman"/>
          <w:color w:val="000000" w:themeColor="text1"/>
        </w:rPr>
        <w:t>).</w:t>
      </w:r>
    </w:p>
    <w:p w14:paraId="233EE595" w14:textId="77777777" w:rsidR="00486913" w:rsidRPr="00EE26F4" w:rsidRDefault="001760D6">
      <w:pPr>
        <w:rPr>
          <w:del w:id="252" w:author="Bishoy Zaki" w:date="2026-02-16T14:24:00Z" w16du:dateUtc="2026-02-16T13:24:00Z"/>
          <w:rFonts w:ascii="Times New Roman" w:hAnsi="Times New Roman" w:cs="Times New Roman"/>
          <w:color w:val="000000" w:themeColor="text1"/>
        </w:rPr>
      </w:pPr>
      <w:r w:rsidRPr="0098791A">
        <w:rPr>
          <w:rFonts w:ascii="Times New Roman" w:hAnsi="Times New Roman" w:cs="Times New Roman"/>
          <w:color w:val="000000" w:themeColor="text1"/>
        </w:rPr>
        <w:t>Interest in policy learning did not only manifest at the apex of governance architectures</w:t>
      </w:r>
      <w:del w:id="253" w:author="Bishoy Zaki" w:date="2026-02-16T14:24:00Z" w16du:dateUtc="2026-02-16T13:24:00Z">
        <w:r w:rsidR="001B54B5" w:rsidRPr="00EE26F4">
          <w:rPr>
            <w:rFonts w:ascii="Times New Roman" w:hAnsi="Times New Roman" w:cs="Times New Roman"/>
            <w:color w:val="000000" w:themeColor="text1"/>
          </w:rPr>
          <w:delText xml:space="preserve"> but was also present</w:delText>
        </w:r>
      </w:del>
      <w:ins w:id="254" w:author="Bishoy Zaki" w:date="2026-02-16T14:24:00Z" w16du:dateUtc="2026-02-16T13:24:00Z">
        <w:r w:rsidRPr="0098791A">
          <w:rPr>
            <w:rFonts w:ascii="Times New Roman" w:hAnsi="Times New Roman" w:cs="Times New Roman"/>
            <w:color w:val="000000" w:themeColor="text1"/>
          </w:rPr>
          <w:t xml:space="preserve">. Beyond the European Union and transnational policy networks, learning </w:t>
        </w:r>
        <w:r w:rsidR="00E84FCD" w:rsidRPr="0098791A">
          <w:rPr>
            <w:rFonts w:ascii="Times New Roman" w:hAnsi="Times New Roman" w:cs="Times New Roman"/>
            <w:color w:val="000000" w:themeColor="text1"/>
          </w:rPr>
          <w:t xml:space="preserve">occurs with </w:t>
        </w:r>
        <w:r w:rsidR="003D62F5" w:rsidRPr="0098791A">
          <w:rPr>
            <w:rFonts w:ascii="Times New Roman" w:hAnsi="Times New Roman" w:cs="Times New Roman"/>
            <w:color w:val="000000" w:themeColor="text1"/>
          </w:rPr>
          <w:t>fervour</w:t>
        </w:r>
      </w:ins>
      <w:r w:rsidR="003D62F5" w:rsidRPr="0098791A">
        <w:rPr>
          <w:rFonts w:ascii="Times New Roman" w:hAnsi="Times New Roman" w:cs="Times New Roman"/>
          <w:color w:val="000000" w:themeColor="text1"/>
        </w:rPr>
        <w:t xml:space="preserve"> </w:t>
      </w:r>
      <w:r w:rsidRPr="0098791A">
        <w:rPr>
          <w:rFonts w:ascii="Times New Roman" w:hAnsi="Times New Roman" w:cs="Times New Roman"/>
          <w:color w:val="000000" w:themeColor="text1"/>
        </w:rPr>
        <w:t xml:space="preserve">at </w:t>
      </w:r>
      <w:del w:id="255" w:author="Bishoy Zaki" w:date="2026-02-16T14:24:00Z" w16du:dateUtc="2026-02-16T13:24:00Z">
        <w:r w:rsidR="001B54B5" w:rsidRPr="00EE26F4">
          <w:rPr>
            <w:rFonts w:ascii="Times New Roman" w:hAnsi="Times New Roman" w:cs="Times New Roman"/>
            <w:color w:val="000000" w:themeColor="text1"/>
          </w:rPr>
          <w:delText xml:space="preserve">the </w:delText>
        </w:r>
      </w:del>
      <w:r w:rsidRPr="0098791A">
        <w:rPr>
          <w:rFonts w:ascii="Times New Roman" w:hAnsi="Times New Roman" w:cs="Times New Roman"/>
          <w:color w:val="000000" w:themeColor="text1"/>
        </w:rPr>
        <w:t>sub-national levels</w:t>
      </w:r>
      <w:del w:id="256" w:author="Bishoy Zaki" w:date="2026-02-16T14:24:00Z" w16du:dateUtc="2026-02-16T13:24:00Z">
        <w:r w:rsidR="001B54B5" w:rsidRPr="00EE26F4">
          <w:rPr>
            <w:rFonts w:ascii="Times New Roman" w:hAnsi="Times New Roman" w:cs="Times New Roman"/>
            <w:color w:val="000000" w:themeColor="text1"/>
          </w:rPr>
          <w:delText>. While we have seen policy learning take place at the European Union level and within another large-scale international policy network, we have also seen it take place at the sub-national levels in</w:delText>
        </w:r>
      </w:del>
      <w:ins w:id="257" w:author="Bishoy Zaki" w:date="2026-02-16T14:24:00Z" w16du:dateUtc="2026-02-16T13:24:00Z">
        <w:r w:rsidRPr="0098791A">
          <w:rPr>
            <w:rFonts w:ascii="Times New Roman" w:hAnsi="Times New Roman" w:cs="Times New Roman"/>
            <w:color w:val="000000" w:themeColor="text1"/>
          </w:rPr>
          <w:t>, including</w:t>
        </w:r>
      </w:ins>
      <w:r w:rsidRPr="0098791A">
        <w:rPr>
          <w:rFonts w:ascii="Times New Roman" w:hAnsi="Times New Roman" w:cs="Times New Roman"/>
          <w:color w:val="000000" w:themeColor="text1"/>
        </w:rPr>
        <w:t xml:space="preserve"> provinces, cities, and local communities</w:t>
      </w:r>
      <w:ins w:id="258" w:author="Bishoy Zaki" w:date="2026-02-16T14:24:00Z" w16du:dateUtc="2026-02-16T13:24:00Z">
        <w:r w:rsidRPr="0098791A">
          <w:rPr>
            <w:rFonts w:ascii="Times New Roman" w:hAnsi="Times New Roman" w:cs="Times New Roman"/>
            <w:color w:val="000000" w:themeColor="text1"/>
          </w:rPr>
          <w:t>, where proximity to implementation, service delivery, and community problem-solving often makes learning both more immediate and more consequential</w:t>
        </w:r>
      </w:ins>
      <w:r w:rsidRPr="0098791A">
        <w:rPr>
          <w:rFonts w:ascii="Times New Roman" w:hAnsi="Times New Roman" w:cs="Times New Roman"/>
          <w:color w:val="000000" w:themeColor="text1"/>
        </w:rPr>
        <w:t xml:space="preserve"> (Ansell et al., 2017; Busetti &amp; Righettini, 2023; Zaki &amp; Wayenberg, 2023).</w:t>
      </w:r>
    </w:p>
    <w:p w14:paraId="033C6011" w14:textId="2A54FBCE" w:rsidR="00FC1FA1" w:rsidRPr="0098791A" w:rsidRDefault="001B54B5">
      <w:pPr>
        <w:spacing w:line="480" w:lineRule="auto"/>
        <w:ind w:firstLine="720"/>
        <w:jc w:val="both"/>
        <w:rPr>
          <w:rFonts w:ascii="Times New Roman" w:hAnsi="Times New Roman" w:cs="Times New Roman"/>
          <w:color w:val="000000" w:themeColor="text1"/>
        </w:rPr>
        <w:pPrChange w:id="259" w:author="Bishoy Zaki" w:date="2026-02-16T14:24:00Z" w16du:dateUtc="2026-02-16T13:24:00Z">
          <w:pPr/>
        </w:pPrChange>
      </w:pPr>
      <w:del w:id="260" w:author="Bishoy Zaki" w:date="2026-02-16T14:24:00Z" w16du:dateUtc="2026-02-16T13:24:00Z">
        <w:r w:rsidRPr="00EE26F4">
          <w:rPr>
            <w:rFonts w:ascii="Times New Roman" w:hAnsi="Times New Roman" w:cs="Times New Roman"/>
            <w:color w:val="000000" w:themeColor="text1"/>
          </w:rPr>
          <w:delText>The drive for more</w:delText>
        </w:r>
      </w:del>
      <w:ins w:id="261" w:author="Bishoy Zaki" w:date="2026-02-16T14:24:00Z" w16du:dateUtc="2026-02-16T13:24:00Z">
        <w:r w:rsidR="00513291" w:rsidRPr="0098791A">
          <w:rPr>
            <w:rFonts w:ascii="Times New Roman" w:hAnsi="Times New Roman" w:cs="Times New Roman"/>
            <w:color w:val="000000" w:themeColor="text1"/>
          </w:rPr>
          <w:t xml:space="preserve"> </w:t>
        </w:r>
        <w:r w:rsidR="00A73F8C" w:rsidRPr="0098791A">
          <w:rPr>
            <w:rFonts w:ascii="Times New Roman" w:hAnsi="Times New Roman" w:cs="Times New Roman"/>
            <w:color w:val="000000" w:themeColor="text1"/>
          </w:rPr>
          <w:t xml:space="preserve">So, one can comfortably say that the expanding </w:t>
        </w:r>
        <w:r w:rsidR="001760D6" w:rsidRPr="0098791A">
          <w:rPr>
            <w:rFonts w:ascii="Times New Roman" w:hAnsi="Times New Roman" w:cs="Times New Roman"/>
            <w:color w:val="000000" w:themeColor="text1"/>
          </w:rPr>
          <w:t>practice of</w:t>
        </w:r>
      </w:ins>
      <w:r w:rsidR="001760D6" w:rsidRPr="0098791A">
        <w:rPr>
          <w:rFonts w:ascii="Times New Roman" w:hAnsi="Times New Roman" w:cs="Times New Roman"/>
          <w:color w:val="000000" w:themeColor="text1"/>
        </w:rPr>
        <w:t xml:space="preserve"> learning </w:t>
      </w:r>
      <w:ins w:id="262" w:author="Bishoy Zaki" w:date="2026-02-16T14:24:00Z" w16du:dateUtc="2026-02-16T13:24:00Z">
        <w:r w:rsidR="001760D6" w:rsidRPr="0098791A">
          <w:rPr>
            <w:rFonts w:ascii="Times New Roman" w:hAnsi="Times New Roman" w:cs="Times New Roman"/>
            <w:color w:val="000000" w:themeColor="text1"/>
          </w:rPr>
          <w:t xml:space="preserve">has, </w:t>
        </w:r>
      </w:ins>
      <w:r w:rsidR="001760D6" w:rsidRPr="0098791A">
        <w:rPr>
          <w:rFonts w:ascii="Times New Roman" w:hAnsi="Times New Roman" w:cs="Times New Roman"/>
          <w:color w:val="000000" w:themeColor="text1"/>
        </w:rPr>
        <w:t xml:space="preserve">in </w:t>
      </w:r>
      <w:del w:id="263" w:author="Bishoy Zaki" w:date="2026-02-16T14:24:00Z" w16du:dateUtc="2026-02-16T13:24:00Z">
        <w:r w:rsidRPr="00EE26F4">
          <w:rPr>
            <w:rFonts w:ascii="Times New Roman" w:hAnsi="Times New Roman" w:cs="Times New Roman"/>
            <w:color w:val="000000" w:themeColor="text1"/>
          </w:rPr>
          <w:delText xml:space="preserve">practice has fueled the </w:delText>
        </w:r>
      </w:del>
      <w:ins w:id="264" w:author="Bishoy Zaki" w:date="2026-02-16T14:24:00Z" w16du:dateUtc="2026-02-16T13:24:00Z">
        <w:r w:rsidR="001760D6" w:rsidRPr="0098791A">
          <w:rPr>
            <w:rFonts w:ascii="Times New Roman" w:hAnsi="Times New Roman" w:cs="Times New Roman"/>
            <w:color w:val="000000" w:themeColor="text1"/>
          </w:rPr>
          <w:t xml:space="preserve">turn, fuelled </w:t>
        </w:r>
      </w:ins>
      <w:r w:rsidR="001760D6" w:rsidRPr="0098791A">
        <w:rPr>
          <w:rFonts w:ascii="Times New Roman" w:hAnsi="Times New Roman" w:cs="Times New Roman"/>
          <w:color w:val="000000" w:themeColor="text1"/>
        </w:rPr>
        <w:t>theoretical development</w:t>
      </w:r>
      <w:del w:id="265" w:author="Bishoy Zaki" w:date="2026-02-16T14:24:00Z" w16du:dateUtc="2026-02-16T13:24:00Z">
        <w:r w:rsidRPr="00EE26F4">
          <w:rPr>
            <w:rFonts w:ascii="Times New Roman" w:hAnsi="Times New Roman" w:cs="Times New Roman"/>
            <w:color w:val="000000" w:themeColor="text1"/>
          </w:rPr>
          <w:delText xml:space="preserve"> of policy learning</w:delText>
        </w:r>
      </w:del>
      <w:r w:rsidR="001760D6" w:rsidRPr="0098791A">
        <w:rPr>
          <w:rFonts w:ascii="Times New Roman" w:hAnsi="Times New Roman" w:cs="Times New Roman"/>
          <w:color w:val="000000" w:themeColor="text1"/>
        </w:rPr>
        <w:t xml:space="preserve">, contributing to </w:t>
      </w:r>
      <w:del w:id="266" w:author="Bishoy Zaki" w:date="2026-02-16T14:24:00Z" w16du:dateUtc="2026-02-16T13:24:00Z">
        <w:r w:rsidRPr="00EE26F4">
          <w:rPr>
            <w:rFonts w:ascii="Times New Roman" w:hAnsi="Times New Roman" w:cs="Times New Roman"/>
            <w:color w:val="000000" w:themeColor="text1"/>
          </w:rPr>
          <w:delText xml:space="preserve">the blossoming of </w:delText>
        </w:r>
      </w:del>
      <w:r w:rsidR="001760D6" w:rsidRPr="0098791A">
        <w:rPr>
          <w:rFonts w:ascii="Times New Roman" w:hAnsi="Times New Roman" w:cs="Times New Roman"/>
          <w:color w:val="000000" w:themeColor="text1"/>
        </w:rPr>
        <w:t xml:space="preserve">what Dunlop </w:t>
      </w:r>
      <w:del w:id="267" w:author="Bishoy Zaki" w:date="2026-02-16T14:24:00Z" w16du:dateUtc="2026-02-16T13:24:00Z">
        <w:r w:rsidRPr="00EE26F4">
          <w:rPr>
            <w:rFonts w:ascii="Times New Roman" w:hAnsi="Times New Roman" w:cs="Times New Roman"/>
            <w:color w:val="000000" w:themeColor="text1"/>
          </w:rPr>
          <w:delText>et al.</w:delText>
        </w:r>
      </w:del>
      <w:ins w:id="268" w:author="Bishoy Zaki" w:date="2026-02-16T14:24:00Z" w16du:dateUtc="2026-02-16T13:24:00Z">
        <w:r w:rsidR="00D00B19" w:rsidRPr="0098791A">
          <w:rPr>
            <w:rFonts w:ascii="Times New Roman" w:hAnsi="Times New Roman" w:cs="Times New Roman"/>
            <w:color w:val="000000" w:themeColor="text1"/>
          </w:rPr>
          <w:t>Trein &amp; Radaelli</w:t>
        </w:r>
      </w:ins>
      <w:r w:rsidR="00D00B19" w:rsidRPr="0098791A">
        <w:rPr>
          <w:rFonts w:ascii="Times New Roman" w:hAnsi="Times New Roman" w:cs="Times New Roman"/>
          <w:color w:val="000000" w:themeColor="text1"/>
        </w:rPr>
        <w:t xml:space="preserve"> </w:t>
      </w:r>
      <w:r w:rsidR="001760D6" w:rsidRPr="0098791A">
        <w:rPr>
          <w:rFonts w:ascii="Times New Roman" w:hAnsi="Times New Roman" w:cs="Times New Roman"/>
          <w:color w:val="000000" w:themeColor="text1"/>
        </w:rPr>
        <w:t xml:space="preserve">(2018) describe </w:t>
      </w:r>
      <w:del w:id="269" w:author="Bishoy Zaki" w:date="2026-02-16T14:24:00Z" w16du:dateUtc="2026-02-16T13:24:00Z">
        <w:r w:rsidRPr="00EE26F4">
          <w:rPr>
            <w:rFonts w:ascii="Times New Roman" w:hAnsi="Times New Roman" w:cs="Times New Roman"/>
            <w:color w:val="000000" w:themeColor="text1"/>
          </w:rPr>
          <w:delText>as</w:delText>
        </w:r>
      </w:del>
      <w:ins w:id="270" w:author="Bishoy Zaki" w:date="2026-02-16T14:24:00Z" w16du:dateUtc="2026-02-16T13:24:00Z">
        <w:r w:rsidR="003939A9">
          <w:rPr>
            <w:rFonts w:ascii="Times New Roman" w:hAnsi="Times New Roman" w:cs="Times New Roman"/>
            <w:color w:val="000000" w:themeColor="text1"/>
          </w:rPr>
          <w:t>a</w:t>
        </w:r>
      </w:ins>
      <w:r w:rsidR="001760D6" w:rsidRPr="0098791A">
        <w:rPr>
          <w:rFonts w:ascii="Times New Roman" w:hAnsi="Times New Roman" w:cs="Times New Roman"/>
          <w:color w:val="000000" w:themeColor="text1"/>
        </w:rPr>
        <w:t xml:space="preserve"> “the family tree of policy learning</w:t>
      </w:r>
      <w:del w:id="271" w:author="Bishoy Zaki" w:date="2026-02-16T14:24:00Z" w16du:dateUtc="2026-02-16T13:24:00Z">
        <w:r w:rsidRPr="00EE26F4">
          <w:rPr>
            <w:rFonts w:ascii="Times New Roman" w:hAnsi="Times New Roman" w:cs="Times New Roman"/>
            <w:color w:val="000000" w:themeColor="text1"/>
          </w:rPr>
          <w:delText>.”</w:delText>
        </w:r>
      </w:del>
      <w:ins w:id="272" w:author="Bishoy Zaki" w:date="2026-02-16T14:24:00Z" w16du:dateUtc="2026-02-16T13:24:00Z">
        <w:r w:rsidR="001760D6" w:rsidRPr="0098791A">
          <w:rPr>
            <w:rFonts w:ascii="Times New Roman" w:hAnsi="Times New Roman" w:cs="Times New Roman"/>
            <w:color w:val="000000" w:themeColor="text1"/>
          </w:rPr>
          <w:t>”</w:t>
        </w:r>
        <w:r w:rsidR="003939A9">
          <w:rPr>
            <w:rFonts w:ascii="Times New Roman" w:hAnsi="Times New Roman" w:cs="Times New Roman"/>
            <w:color w:val="000000" w:themeColor="text1"/>
          </w:rPr>
          <w:t xml:space="preserve"> boasting roots that sprouted into multiple branches.</w:t>
        </w:r>
      </w:ins>
      <w:r w:rsidR="001760D6" w:rsidRPr="0098791A">
        <w:rPr>
          <w:rFonts w:ascii="Times New Roman" w:hAnsi="Times New Roman" w:cs="Times New Roman"/>
          <w:color w:val="000000" w:themeColor="text1"/>
        </w:rPr>
        <w:t xml:space="preserve"> What </w:t>
      </w:r>
      <w:del w:id="273" w:author="Bishoy Zaki" w:date="2026-02-16T14:24:00Z" w16du:dateUtc="2026-02-16T13:24:00Z">
        <w:r w:rsidRPr="00EE26F4">
          <w:rPr>
            <w:rFonts w:ascii="Times New Roman" w:hAnsi="Times New Roman" w:cs="Times New Roman"/>
            <w:color w:val="000000" w:themeColor="text1"/>
          </w:rPr>
          <w:delText>has started</w:delText>
        </w:r>
      </w:del>
      <w:ins w:id="274" w:author="Bishoy Zaki" w:date="2026-02-16T14:24:00Z" w16du:dateUtc="2026-02-16T13:24:00Z">
        <w:r w:rsidR="001760D6" w:rsidRPr="0098791A">
          <w:rPr>
            <w:rFonts w:ascii="Times New Roman" w:hAnsi="Times New Roman" w:cs="Times New Roman"/>
            <w:color w:val="000000" w:themeColor="text1"/>
          </w:rPr>
          <w:t>began</w:t>
        </w:r>
      </w:ins>
      <w:r w:rsidR="001760D6" w:rsidRPr="0098791A">
        <w:rPr>
          <w:rFonts w:ascii="Times New Roman" w:hAnsi="Times New Roman" w:cs="Times New Roman"/>
          <w:color w:val="000000" w:themeColor="text1"/>
        </w:rPr>
        <w:t xml:space="preserve"> at the roots as</w:t>
      </w:r>
      <w:del w:id="275" w:author="Bishoy Zaki" w:date="2026-02-16T14:24:00Z" w16du:dateUtc="2026-02-16T13:24:00Z">
        <w:r w:rsidRPr="00EE26F4">
          <w:rPr>
            <w:rFonts w:ascii="Times New Roman" w:hAnsi="Times New Roman" w:cs="Times New Roman"/>
            <w:color w:val="000000" w:themeColor="text1"/>
          </w:rPr>
          <w:delText xml:space="preserve"> a process of</w:delText>
        </w:r>
      </w:del>
      <w:r w:rsidR="001760D6" w:rsidRPr="0098791A">
        <w:rPr>
          <w:rFonts w:ascii="Times New Roman" w:hAnsi="Times New Roman" w:cs="Times New Roman"/>
          <w:color w:val="000000" w:themeColor="text1"/>
        </w:rPr>
        <w:t xml:space="preserve"> collective puzzlement </w:t>
      </w:r>
      <w:del w:id="276" w:author="Bishoy Zaki" w:date="2026-02-16T14:24:00Z" w16du:dateUtc="2026-02-16T13:24:00Z">
        <w:r w:rsidRPr="00EE26F4">
          <w:rPr>
            <w:rFonts w:ascii="Times New Roman" w:hAnsi="Times New Roman" w:cs="Times New Roman"/>
            <w:color w:val="000000" w:themeColor="text1"/>
          </w:rPr>
          <w:delText>in search for</w:delText>
        </w:r>
      </w:del>
      <w:ins w:id="277" w:author="Bishoy Zaki" w:date="2026-02-16T14:24:00Z" w16du:dateUtc="2026-02-16T13:24:00Z">
        <w:r w:rsidR="001760D6" w:rsidRPr="0098791A">
          <w:rPr>
            <w:rFonts w:ascii="Times New Roman" w:hAnsi="Times New Roman" w:cs="Times New Roman"/>
            <w:color w:val="000000" w:themeColor="text1"/>
          </w:rPr>
          <w:t>oriented toward workable</w:t>
        </w:r>
      </w:ins>
      <w:r w:rsidR="001760D6" w:rsidRPr="0098791A">
        <w:rPr>
          <w:rFonts w:ascii="Times New Roman" w:hAnsi="Times New Roman" w:cs="Times New Roman"/>
          <w:color w:val="000000" w:themeColor="text1"/>
        </w:rPr>
        <w:t xml:space="preserve"> solutions</w:t>
      </w:r>
      <w:del w:id="278" w:author="Bishoy Zaki" w:date="2026-02-16T14:24:00Z" w16du:dateUtc="2026-02-16T13:24:00Z">
        <w:r w:rsidRPr="00EE26F4">
          <w:rPr>
            <w:rFonts w:ascii="Times New Roman" w:hAnsi="Times New Roman" w:cs="Times New Roman"/>
            <w:color w:val="000000" w:themeColor="text1"/>
          </w:rPr>
          <w:delText xml:space="preserve"> through</w:delText>
        </w:r>
      </w:del>
      <w:ins w:id="279" w:author="Bishoy Zaki" w:date="2026-02-16T14:24:00Z" w16du:dateUtc="2026-02-16T13:24:00Z">
        <w:r w:rsidR="001760D6" w:rsidRPr="0098791A">
          <w:rPr>
            <w:rFonts w:ascii="Times New Roman" w:hAnsi="Times New Roman" w:cs="Times New Roman"/>
            <w:color w:val="000000" w:themeColor="text1"/>
          </w:rPr>
          <w:t xml:space="preserve">, </w:t>
        </w:r>
        <w:r w:rsidR="009276DB">
          <w:rPr>
            <w:rFonts w:ascii="Times New Roman" w:hAnsi="Times New Roman" w:cs="Times New Roman"/>
            <w:color w:val="000000" w:themeColor="text1"/>
          </w:rPr>
          <w:t>reflections on</w:t>
        </w:r>
      </w:ins>
      <w:r w:rsidR="001760D6" w:rsidRPr="0098791A">
        <w:rPr>
          <w:rFonts w:ascii="Times New Roman" w:hAnsi="Times New Roman" w:cs="Times New Roman"/>
          <w:color w:val="000000" w:themeColor="text1"/>
        </w:rPr>
        <w:t xml:space="preserve"> knowledge utilization (Weiss, 1986), </w:t>
      </w:r>
      <w:ins w:id="280" w:author="Bishoy Zaki" w:date="2026-02-16T14:24:00Z" w16du:dateUtc="2026-02-16T13:24:00Z">
        <w:r w:rsidR="001760D6" w:rsidRPr="0098791A">
          <w:rPr>
            <w:rFonts w:ascii="Times New Roman" w:hAnsi="Times New Roman" w:cs="Times New Roman"/>
            <w:color w:val="000000" w:themeColor="text1"/>
          </w:rPr>
          <w:t xml:space="preserve">public </w:t>
        </w:r>
      </w:ins>
      <w:r w:rsidR="001760D6" w:rsidRPr="0098791A">
        <w:rPr>
          <w:rFonts w:ascii="Times New Roman" w:hAnsi="Times New Roman" w:cs="Times New Roman"/>
          <w:color w:val="000000" w:themeColor="text1"/>
        </w:rPr>
        <w:t xml:space="preserve">engagement </w:t>
      </w:r>
      <w:del w:id="281" w:author="Bishoy Zaki" w:date="2026-02-16T14:24:00Z" w16du:dateUtc="2026-02-16T13:24:00Z">
        <w:r w:rsidRPr="00EE26F4">
          <w:rPr>
            <w:rFonts w:ascii="Times New Roman" w:hAnsi="Times New Roman" w:cs="Times New Roman"/>
            <w:color w:val="000000" w:themeColor="text1"/>
          </w:rPr>
          <w:delText xml:space="preserve">of the public </w:delText>
        </w:r>
      </w:del>
      <w:r w:rsidR="001760D6" w:rsidRPr="0098791A">
        <w:rPr>
          <w:rFonts w:ascii="Times New Roman" w:hAnsi="Times New Roman" w:cs="Times New Roman"/>
          <w:color w:val="000000" w:themeColor="text1"/>
        </w:rPr>
        <w:t xml:space="preserve">in problem-solving (Dewey, 1946; Lasswell, 1970), </w:t>
      </w:r>
      <w:del w:id="282" w:author="Bishoy Zaki" w:date="2026-02-16T14:24:00Z" w16du:dateUtc="2026-02-16T13:24:00Z">
        <w:r w:rsidRPr="00EE26F4">
          <w:rPr>
            <w:rFonts w:ascii="Times New Roman" w:hAnsi="Times New Roman" w:cs="Times New Roman"/>
            <w:color w:val="000000" w:themeColor="text1"/>
          </w:rPr>
          <w:delText xml:space="preserve">development of </w:delText>
        </w:r>
      </w:del>
      <w:r w:rsidR="001760D6" w:rsidRPr="0098791A">
        <w:rPr>
          <w:rFonts w:ascii="Times New Roman" w:hAnsi="Times New Roman" w:cs="Times New Roman"/>
          <w:color w:val="000000" w:themeColor="text1"/>
        </w:rPr>
        <w:t xml:space="preserve">negotiated </w:t>
      </w:r>
      <w:del w:id="283" w:author="Bishoy Zaki" w:date="2026-02-16T14:24:00Z" w16du:dateUtc="2026-02-16T13:24:00Z">
        <w:r w:rsidRPr="00EE26F4">
          <w:rPr>
            <w:rFonts w:ascii="Times New Roman" w:hAnsi="Times New Roman" w:cs="Times New Roman"/>
            <w:color w:val="000000" w:themeColor="text1"/>
          </w:rPr>
          <w:delText>solutions</w:delText>
        </w:r>
      </w:del>
      <w:ins w:id="284" w:author="Bishoy Zaki" w:date="2026-02-16T14:24:00Z" w16du:dateUtc="2026-02-16T13:24:00Z">
        <w:r w:rsidR="001760D6" w:rsidRPr="0098791A">
          <w:rPr>
            <w:rFonts w:ascii="Times New Roman" w:hAnsi="Times New Roman" w:cs="Times New Roman"/>
            <w:color w:val="000000" w:themeColor="text1"/>
          </w:rPr>
          <w:t>adjustment</w:t>
        </w:r>
      </w:ins>
      <w:r w:rsidR="001760D6" w:rsidRPr="0098791A">
        <w:rPr>
          <w:rFonts w:ascii="Times New Roman" w:hAnsi="Times New Roman" w:cs="Times New Roman"/>
          <w:color w:val="000000" w:themeColor="text1"/>
        </w:rPr>
        <w:t xml:space="preserve"> (Lindblom, 1959), and </w:t>
      </w:r>
      <w:del w:id="285" w:author="Bishoy Zaki" w:date="2026-02-16T14:24:00Z" w16du:dateUtc="2026-02-16T13:24:00Z">
        <w:r w:rsidRPr="00EE26F4">
          <w:rPr>
            <w:rFonts w:ascii="Times New Roman" w:hAnsi="Times New Roman" w:cs="Times New Roman"/>
            <w:color w:val="000000" w:themeColor="text1"/>
          </w:rPr>
          <w:delText>reasoning of</w:delText>
        </w:r>
      </w:del>
      <w:ins w:id="286" w:author="Bishoy Zaki" w:date="2026-02-16T14:24:00Z" w16du:dateUtc="2026-02-16T13:24:00Z">
        <w:r w:rsidR="001760D6" w:rsidRPr="0098791A">
          <w:rPr>
            <w:rFonts w:ascii="Times New Roman" w:hAnsi="Times New Roman" w:cs="Times New Roman"/>
            <w:color w:val="000000" w:themeColor="text1"/>
          </w:rPr>
          <w:t>boundedly rational</w:t>
        </w:r>
      </w:ins>
      <w:r w:rsidR="001760D6" w:rsidRPr="0098791A">
        <w:rPr>
          <w:rFonts w:ascii="Times New Roman" w:hAnsi="Times New Roman" w:cs="Times New Roman"/>
          <w:color w:val="000000" w:themeColor="text1"/>
        </w:rPr>
        <w:t xml:space="preserve"> information </w:t>
      </w:r>
      <w:ins w:id="287" w:author="Bishoy Zaki" w:date="2026-02-16T14:24:00Z" w16du:dateUtc="2026-02-16T13:24:00Z">
        <w:r w:rsidR="001760D6" w:rsidRPr="0098791A">
          <w:rPr>
            <w:rFonts w:ascii="Times New Roman" w:hAnsi="Times New Roman" w:cs="Times New Roman"/>
            <w:color w:val="000000" w:themeColor="text1"/>
          </w:rPr>
          <w:t xml:space="preserve">processing </w:t>
        </w:r>
      </w:ins>
      <w:r w:rsidR="001760D6" w:rsidRPr="0098791A">
        <w:rPr>
          <w:rFonts w:ascii="Times New Roman" w:hAnsi="Times New Roman" w:cs="Times New Roman"/>
          <w:color w:val="000000" w:themeColor="text1"/>
        </w:rPr>
        <w:t xml:space="preserve">within </w:t>
      </w:r>
      <w:del w:id="288" w:author="Bishoy Zaki" w:date="2026-02-16T14:24:00Z" w16du:dateUtc="2026-02-16T13:24:00Z">
        <w:r w:rsidRPr="00EE26F4">
          <w:rPr>
            <w:rFonts w:ascii="Times New Roman" w:hAnsi="Times New Roman" w:cs="Times New Roman"/>
            <w:color w:val="000000" w:themeColor="text1"/>
          </w:rPr>
          <w:delText>government</w:delText>
        </w:r>
      </w:del>
      <w:ins w:id="289" w:author="Bishoy Zaki" w:date="2026-02-16T14:24:00Z" w16du:dateUtc="2026-02-16T13:24:00Z">
        <w:r w:rsidR="001760D6" w:rsidRPr="0098791A">
          <w:rPr>
            <w:rFonts w:ascii="Times New Roman" w:hAnsi="Times New Roman" w:cs="Times New Roman"/>
            <w:color w:val="000000" w:themeColor="text1"/>
          </w:rPr>
          <w:t>governmental</w:t>
        </w:r>
      </w:ins>
      <w:r w:rsidR="001760D6" w:rsidRPr="0098791A">
        <w:rPr>
          <w:rFonts w:ascii="Times New Roman" w:hAnsi="Times New Roman" w:cs="Times New Roman"/>
          <w:color w:val="000000" w:themeColor="text1"/>
        </w:rPr>
        <w:t xml:space="preserve"> and societal networks (Simon, 1997</w:t>
      </w:r>
      <w:del w:id="290" w:author="Bishoy Zaki" w:date="2026-02-16T14:24:00Z" w16du:dateUtc="2026-02-16T13:24:00Z">
        <w:r w:rsidRPr="00EE26F4">
          <w:rPr>
            <w:rFonts w:ascii="Times New Roman" w:hAnsi="Times New Roman" w:cs="Times New Roman"/>
            <w:color w:val="000000" w:themeColor="text1"/>
          </w:rPr>
          <w:delText>) grew</w:delText>
        </w:r>
      </w:del>
      <w:ins w:id="291" w:author="Bishoy Zaki" w:date="2026-02-16T14:24:00Z" w16du:dateUtc="2026-02-16T13:24:00Z">
        <w:r w:rsidR="001760D6" w:rsidRPr="0098791A">
          <w:rPr>
            <w:rFonts w:ascii="Times New Roman" w:hAnsi="Times New Roman" w:cs="Times New Roman"/>
            <w:color w:val="000000" w:themeColor="text1"/>
          </w:rPr>
          <w:t>), has since grown</w:t>
        </w:r>
      </w:ins>
      <w:r w:rsidR="001760D6" w:rsidRPr="0098791A">
        <w:rPr>
          <w:rFonts w:ascii="Times New Roman" w:hAnsi="Times New Roman" w:cs="Times New Roman"/>
          <w:color w:val="000000" w:themeColor="text1"/>
        </w:rPr>
        <w:t xml:space="preserve"> into </w:t>
      </w:r>
      <w:del w:id="292" w:author="Bishoy Zaki" w:date="2026-02-16T14:24:00Z" w16du:dateUtc="2026-02-16T13:24:00Z">
        <w:r w:rsidRPr="00EE26F4">
          <w:rPr>
            <w:rFonts w:ascii="Times New Roman" w:hAnsi="Times New Roman" w:cs="Times New Roman"/>
            <w:color w:val="000000" w:themeColor="text1"/>
          </w:rPr>
          <w:delText>various theoretical</w:delText>
        </w:r>
      </w:del>
      <w:ins w:id="293" w:author="Bishoy Zaki" w:date="2026-02-16T14:24:00Z" w16du:dateUtc="2026-02-16T13:24:00Z">
        <w:r w:rsidR="001760D6" w:rsidRPr="0098791A">
          <w:rPr>
            <w:rFonts w:ascii="Times New Roman" w:hAnsi="Times New Roman" w:cs="Times New Roman"/>
            <w:color w:val="000000" w:themeColor="text1"/>
          </w:rPr>
          <w:t>a set of interrelated</w:t>
        </w:r>
      </w:ins>
      <w:r w:rsidR="001760D6" w:rsidRPr="0098791A">
        <w:rPr>
          <w:rFonts w:ascii="Times New Roman" w:hAnsi="Times New Roman" w:cs="Times New Roman"/>
          <w:color w:val="000000" w:themeColor="text1"/>
        </w:rPr>
        <w:t xml:space="preserve"> branches. </w:t>
      </w:r>
      <w:del w:id="294" w:author="Bishoy Zaki" w:date="2026-02-16T14:24:00Z" w16du:dateUtc="2026-02-16T13:24:00Z">
        <w:r w:rsidRPr="00EE26F4">
          <w:rPr>
            <w:rFonts w:ascii="Times New Roman" w:hAnsi="Times New Roman" w:cs="Times New Roman"/>
            <w:color w:val="000000" w:themeColor="text1"/>
          </w:rPr>
          <w:delText>Some focus on the role of</w:delText>
        </w:r>
      </w:del>
      <w:ins w:id="295" w:author="Bishoy Zaki" w:date="2026-02-16T14:24:00Z" w16du:dateUtc="2026-02-16T13:24:00Z">
        <w:r w:rsidR="001760D6" w:rsidRPr="0098791A">
          <w:rPr>
            <w:rFonts w:ascii="Times New Roman" w:hAnsi="Times New Roman" w:cs="Times New Roman"/>
            <w:color w:val="000000" w:themeColor="text1"/>
          </w:rPr>
          <w:t xml:space="preserve">These include </w:t>
        </w:r>
        <w:r w:rsidR="00D14C22" w:rsidRPr="0098791A">
          <w:rPr>
            <w:rFonts w:ascii="Times New Roman" w:hAnsi="Times New Roman" w:cs="Times New Roman"/>
            <w:color w:val="000000" w:themeColor="text1"/>
          </w:rPr>
          <w:t>subfields</w:t>
        </w:r>
        <w:r w:rsidR="001760D6" w:rsidRPr="0098791A">
          <w:rPr>
            <w:rFonts w:ascii="Times New Roman" w:hAnsi="Times New Roman" w:cs="Times New Roman"/>
            <w:color w:val="000000" w:themeColor="text1"/>
          </w:rPr>
          <w:t xml:space="preserve"> </w:t>
        </w:r>
        <w:r w:rsidR="004919F1" w:rsidRPr="0098791A">
          <w:rPr>
            <w:rFonts w:ascii="Times New Roman" w:hAnsi="Times New Roman" w:cs="Times New Roman"/>
            <w:color w:val="000000" w:themeColor="text1"/>
          </w:rPr>
          <w:t>centered around</w:t>
        </w:r>
      </w:ins>
      <w:r w:rsidR="001760D6" w:rsidRPr="0098791A">
        <w:rPr>
          <w:rFonts w:ascii="Times New Roman" w:hAnsi="Times New Roman" w:cs="Times New Roman"/>
          <w:color w:val="000000" w:themeColor="text1"/>
        </w:rPr>
        <w:t xml:space="preserve"> ideas </w:t>
      </w:r>
      <w:del w:id="296" w:author="Bishoy Zaki" w:date="2026-02-16T14:24:00Z" w16du:dateUtc="2026-02-16T13:24:00Z">
        <w:r w:rsidRPr="00EE26F4">
          <w:rPr>
            <w:rFonts w:ascii="Times New Roman" w:hAnsi="Times New Roman" w:cs="Times New Roman"/>
            <w:color w:val="000000" w:themeColor="text1"/>
          </w:rPr>
          <w:delText>in learning (</w:delText>
        </w:r>
      </w:del>
      <w:ins w:id="297" w:author="Bishoy Zaki" w:date="2026-02-16T14:24:00Z" w16du:dateUtc="2026-02-16T13:24:00Z">
        <w:r w:rsidR="001760D6" w:rsidRPr="0098791A">
          <w:rPr>
            <w:rFonts w:ascii="Times New Roman" w:hAnsi="Times New Roman" w:cs="Times New Roman"/>
            <w:color w:val="000000" w:themeColor="text1"/>
          </w:rPr>
          <w:t>and ideational change (</w:t>
        </w:r>
      </w:ins>
      <w:r w:rsidR="001760D6" w:rsidRPr="0098791A">
        <w:rPr>
          <w:rFonts w:ascii="Times New Roman" w:hAnsi="Times New Roman" w:cs="Times New Roman"/>
          <w:color w:val="000000" w:themeColor="text1"/>
        </w:rPr>
        <w:t xml:space="preserve">Ettelt et al., 2012), the </w:t>
      </w:r>
      <w:del w:id="298" w:author="Bishoy Zaki" w:date="2026-02-16T14:24:00Z" w16du:dateUtc="2026-02-16T13:24:00Z">
        <w:r w:rsidRPr="00EE26F4">
          <w:rPr>
            <w:rFonts w:ascii="Times New Roman" w:hAnsi="Times New Roman" w:cs="Times New Roman"/>
            <w:color w:val="000000" w:themeColor="text1"/>
          </w:rPr>
          <w:delText xml:space="preserve">migration and </w:delText>
        </w:r>
      </w:del>
      <w:r w:rsidR="001760D6" w:rsidRPr="0098791A">
        <w:rPr>
          <w:rFonts w:ascii="Times New Roman" w:hAnsi="Times New Roman" w:cs="Times New Roman"/>
          <w:color w:val="000000" w:themeColor="text1"/>
        </w:rPr>
        <w:t xml:space="preserve">mobility of policies through transfer, diffusion, </w:t>
      </w:r>
      <w:ins w:id="299" w:author="Bishoy Zaki" w:date="2026-02-16T14:24:00Z" w16du:dateUtc="2026-02-16T13:24:00Z">
        <w:r w:rsidR="001760D6" w:rsidRPr="0098791A">
          <w:rPr>
            <w:rFonts w:ascii="Times New Roman" w:hAnsi="Times New Roman" w:cs="Times New Roman"/>
            <w:color w:val="000000" w:themeColor="text1"/>
          </w:rPr>
          <w:t xml:space="preserve">and </w:t>
        </w:r>
      </w:ins>
      <w:r w:rsidR="001760D6" w:rsidRPr="0098791A">
        <w:rPr>
          <w:rFonts w:ascii="Times New Roman" w:hAnsi="Times New Roman" w:cs="Times New Roman"/>
          <w:color w:val="000000" w:themeColor="text1"/>
        </w:rPr>
        <w:t>convergence (</w:t>
      </w:r>
      <w:del w:id="300" w:author="Bishoy Zaki" w:date="2026-02-16T14:24:00Z" w16du:dateUtc="2026-02-16T13:24:00Z">
        <w:r w:rsidRPr="00EE26F4">
          <w:rPr>
            <w:rFonts w:ascii="Times New Roman" w:hAnsi="Times New Roman" w:cs="Times New Roman"/>
            <w:color w:val="000000" w:themeColor="text1"/>
          </w:rPr>
          <w:delText xml:space="preserve">D. P. </w:delText>
        </w:r>
      </w:del>
      <w:r w:rsidR="001760D6" w:rsidRPr="0098791A">
        <w:rPr>
          <w:rFonts w:ascii="Times New Roman" w:hAnsi="Times New Roman" w:cs="Times New Roman"/>
          <w:color w:val="000000" w:themeColor="text1"/>
        </w:rPr>
        <w:t xml:space="preserve">Dolowitz &amp; Marsh, 2000), information processing </w:t>
      </w:r>
      <w:ins w:id="301" w:author="Bishoy Zaki" w:date="2026-02-16T14:24:00Z" w16du:dateUtc="2026-02-16T13:24:00Z">
        <w:r w:rsidR="001760D6" w:rsidRPr="0098791A">
          <w:rPr>
            <w:rFonts w:ascii="Times New Roman" w:hAnsi="Times New Roman" w:cs="Times New Roman"/>
            <w:color w:val="000000" w:themeColor="text1"/>
          </w:rPr>
          <w:t xml:space="preserve">and attention dynamics </w:t>
        </w:r>
      </w:ins>
      <w:r w:rsidR="001760D6" w:rsidRPr="0098791A">
        <w:rPr>
          <w:rFonts w:ascii="Times New Roman" w:hAnsi="Times New Roman" w:cs="Times New Roman"/>
          <w:color w:val="000000" w:themeColor="text1"/>
        </w:rPr>
        <w:t xml:space="preserve">(Nowlin, 2021; Zaki et al., 2022), </w:t>
      </w:r>
      <w:del w:id="302" w:author="Bishoy Zaki" w:date="2026-02-16T14:24:00Z" w16du:dateUtc="2026-02-16T13:24:00Z">
        <w:r w:rsidRPr="00EE26F4">
          <w:rPr>
            <w:rFonts w:ascii="Times New Roman" w:hAnsi="Times New Roman" w:cs="Times New Roman"/>
            <w:color w:val="000000" w:themeColor="text1"/>
          </w:rPr>
          <w:delText xml:space="preserve">the use of </w:delText>
        </w:r>
      </w:del>
      <w:r w:rsidR="001760D6" w:rsidRPr="0098791A">
        <w:rPr>
          <w:rFonts w:ascii="Times New Roman" w:hAnsi="Times New Roman" w:cs="Times New Roman"/>
          <w:color w:val="000000" w:themeColor="text1"/>
        </w:rPr>
        <w:t xml:space="preserve">evidence </w:t>
      </w:r>
      <w:ins w:id="303" w:author="Bishoy Zaki" w:date="2026-02-16T14:24:00Z" w16du:dateUtc="2026-02-16T13:24:00Z">
        <w:r w:rsidR="001760D6" w:rsidRPr="0098791A">
          <w:rPr>
            <w:rFonts w:ascii="Times New Roman" w:hAnsi="Times New Roman" w:cs="Times New Roman"/>
            <w:color w:val="000000" w:themeColor="text1"/>
          </w:rPr>
          <w:t xml:space="preserve">use and evaluative learning </w:t>
        </w:r>
      </w:ins>
      <w:r w:rsidR="001760D6" w:rsidRPr="0098791A">
        <w:rPr>
          <w:rFonts w:ascii="Times New Roman" w:hAnsi="Times New Roman" w:cs="Times New Roman"/>
          <w:color w:val="000000" w:themeColor="text1"/>
        </w:rPr>
        <w:t xml:space="preserve">(Sanderson, 2009), and typological </w:t>
      </w:r>
      <w:del w:id="304" w:author="Bishoy Zaki" w:date="2026-02-16T14:24:00Z" w16du:dateUtc="2026-02-16T13:24:00Z">
        <w:r w:rsidRPr="00EE26F4">
          <w:rPr>
            <w:rFonts w:ascii="Times New Roman" w:hAnsi="Times New Roman" w:cs="Times New Roman"/>
            <w:color w:val="000000" w:themeColor="text1"/>
          </w:rPr>
          <w:delText>views of</w:delText>
        </w:r>
      </w:del>
      <w:ins w:id="305" w:author="Bishoy Zaki" w:date="2026-02-16T14:24:00Z" w16du:dateUtc="2026-02-16T13:24:00Z">
        <w:r w:rsidR="001760D6" w:rsidRPr="0098791A">
          <w:rPr>
            <w:rFonts w:ascii="Times New Roman" w:hAnsi="Times New Roman" w:cs="Times New Roman"/>
            <w:color w:val="000000" w:themeColor="text1"/>
          </w:rPr>
          <w:t>approaches that differentiate</w:t>
        </w:r>
      </w:ins>
      <w:r w:rsidR="001760D6" w:rsidRPr="0098791A">
        <w:rPr>
          <w:rFonts w:ascii="Times New Roman" w:hAnsi="Times New Roman" w:cs="Times New Roman"/>
          <w:color w:val="000000" w:themeColor="text1"/>
        </w:rPr>
        <w:t xml:space="preserve"> learning </w:t>
      </w:r>
      <w:del w:id="306" w:author="Bishoy Zaki" w:date="2026-02-16T14:24:00Z" w16du:dateUtc="2026-02-16T13:24:00Z">
        <w:r w:rsidRPr="00EE26F4">
          <w:rPr>
            <w:rFonts w:ascii="Times New Roman" w:hAnsi="Times New Roman" w:cs="Times New Roman"/>
            <w:color w:val="000000" w:themeColor="text1"/>
          </w:rPr>
          <w:lastRenderedPageBreak/>
          <w:delText>aimed at achieving different types of</w:delText>
        </w:r>
      </w:del>
      <w:ins w:id="307" w:author="Bishoy Zaki" w:date="2026-02-16T14:24:00Z" w16du:dateUtc="2026-02-16T13:24:00Z">
        <w:r w:rsidR="001760D6" w:rsidRPr="0098791A">
          <w:rPr>
            <w:rFonts w:ascii="Times New Roman" w:hAnsi="Times New Roman" w:cs="Times New Roman"/>
            <w:color w:val="000000" w:themeColor="text1"/>
          </w:rPr>
          <w:t>according to</w:t>
        </w:r>
      </w:ins>
      <w:r w:rsidR="001760D6" w:rsidRPr="0098791A">
        <w:rPr>
          <w:rFonts w:ascii="Times New Roman" w:hAnsi="Times New Roman" w:cs="Times New Roman"/>
          <w:color w:val="000000" w:themeColor="text1"/>
        </w:rPr>
        <w:t xml:space="preserve"> actor objectives </w:t>
      </w:r>
      <w:del w:id="308" w:author="Bishoy Zaki" w:date="2026-02-16T14:24:00Z" w16du:dateUtc="2026-02-16T13:24:00Z">
        <w:r w:rsidRPr="00EE26F4">
          <w:rPr>
            <w:rFonts w:ascii="Times New Roman" w:hAnsi="Times New Roman" w:cs="Times New Roman"/>
            <w:color w:val="000000" w:themeColor="text1"/>
          </w:rPr>
          <w:delText>(</w:delText>
        </w:r>
      </w:del>
      <w:ins w:id="309" w:author="Bishoy Zaki" w:date="2026-02-16T14:24:00Z" w16du:dateUtc="2026-02-16T13:24:00Z">
        <w:r w:rsidR="001760D6" w:rsidRPr="0098791A">
          <w:rPr>
            <w:rFonts w:ascii="Times New Roman" w:hAnsi="Times New Roman" w:cs="Times New Roman"/>
            <w:color w:val="000000" w:themeColor="text1"/>
          </w:rPr>
          <w:t xml:space="preserve">and contextual conditions (Dunlop &amp; Radaelli, 2013; </w:t>
        </w:r>
      </w:ins>
      <w:r w:rsidR="001760D6" w:rsidRPr="0098791A">
        <w:rPr>
          <w:rFonts w:ascii="Times New Roman" w:hAnsi="Times New Roman" w:cs="Times New Roman"/>
          <w:color w:val="000000" w:themeColor="text1"/>
        </w:rPr>
        <w:t>Biegelbauer, 2016</w:t>
      </w:r>
      <w:del w:id="310" w:author="Bishoy Zaki" w:date="2026-02-16T14:24:00Z" w16du:dateUtc="2026-02-16T13:24:00Z">
        <w:r w:rsidRPr="00EE26F4">
          <w:rPr>
            <w:rFonts w:ascii="Times New Roman" w:hAnsi="Times New Roman" w:cs="Times New Roman"/>
            <w:color w:val="000000" w:themeColor="text1"/>
          </w:rPr>
          <w:delText>; Dunlop &amp; Radaelli, 2013).</w:delText>
        </w:r>
      </w:del>
      <w:ins w:id="311" w:author="Bishoy Zaki" w:date="2026-02-16T14:24:00Z" w16du:dateUtc="2026-02-16T13:24:00Z">
        <w:r w:rsidR="001760D6" w:rsidRPr="0098791A">
          <w:rPr>
            <w:rFonts w:ascii="Times New Roman" w:hAnsi="Times New Roman" w:cs="Times New Roman"/>
            <w:color w:val="000000" w:themeColor="text1"/>
          </w:rPr>
          <w:t>).</w:t>
        </w:r>
      </w:ins>
      <w:r w:rsidR="001760D6" w:rsidRPr="0098791A">
        <w:rPr>
          <w:rFonts w:ascii="Times New Roman" w:hAnsi="Times New Roman" w:cs="Times New Roman"/>
          <w:color w:val="000000" w:themeColor="text1"/>
        </w:rPr>
        <w:t xml:space="preserve"> Following the </w:t>
      </w:r>
      <w:del w:id="312" w:author="Bishoy Zaki" w:date="2026-02-16T14:24:00Z" w16du:dateUtc="2026-02-16T13:24:00Z">
        <w:r w:rsidRPr="00EE26F4">
          <w:rPr>
            <w:rFonts w:ascii="Times New Roman" w:hAnsi="Times New Roman" w:cs="Times New Roman"/>
            <w:color w:val="000000" w:themeColor="text1"/>
          </w:rPr>
          <w:delText>family tree</w:delText>
        </w:r>
      </w:del>
      <w:ins w:id="313" w:author="Bishoy Zaki" w:date="2026-02-16T14:24:00Z" w16du:dateUtc="2026-02-16T13:24:00Z">
        <w:r w:rsidR="001760D6" w:rsidRPr="0098791A">
          <w:rPr>
            <w:rFonts w:ascii="Times New Roman" w:hAnsi="Times New Roman" w:cs="Times New Roman"/>
            <w:color w:val="000000" w:themeColor="text1"/>
          </w:rPr>
          <w:t>same</w:t>
        </w:r>
      </w:ins>
      <w:r w:rsidR="001760D6" w:rsidRPr="0098791A">
        <w:rPr>
          <w:rFonts w:ascii="Times New Roman" w:hAnsi="Times New Roman" w:cs="Times New Roman"/>
          <w:color w:val="000000" w:themeColor="text1"/>
        </w:rPr>
        <w:t xml:space="preserve"> metaphor, these </w:t>
      </w:r>
      <w:del w:id="314" w:author="Bishoy Zaki" w:date="2026-02-16T14:24:00Z" w16du:dateUtc="2026-02-16T13:24:00Z">
        <w:r w:rsidRPr="00EE26F4">
          <w:rPr>
            <w:rFonts w:ascii="Times New Roman" w:hAnsi="Times New Roman" w:cs="Times New Roman"/>
            <w:color w:val="000000" w:themeColor="text1"/>
          </w:rPr>
          <w:delText xml:space="preserve">theoretical </w:delText>
        </w:r>
      </w:del>
      <w:r w:rsidR="001760D6" w:rsidRPr="0098791A">
        <w:rPr>
          <w:rFonts w:ascii="Times New Roman" w:hAnsi="Times New Roman" w:cs="Times New Roman"/>
          <w:color w:val="000000" w:themeColor="text1"/>
        </w:rPr>
        <w:t xml:space="preserve">branches </w:t>
      </w:r>
      <w:del w:id="315" w:author="Bishoy Zaki" w:date="2026-02-16T14:24:00Z" w16du:dateUtc="2026-02-16T13:24:00Z">
        <w:r w:rsidRPr="00EE26F4">
          <w:rPr>
            <w:rFonts w:ascii="Times New Roman" w:hAnsi="Times New Roman" w:cs="Times New Roman"/>
            <w:color w:val="000000" w:themeColor="text1"/>
          </w:rPr>
          <w:delText>fed into</w:delText>
        </w:r>
      </w:del>
      <w:ins w:id="316" w:author="Bishoy Zaki" w:date="2026-02-16T14:24:00Z" w16du:dateUtc="2026-02-16T13:24:00Z">
        <w:r w:rsidR="001760D6" w:rsidRPr="0098791A">
          <w:rPr>
            <w:rFonts w:ascii="Times New Roman" w:hAnsi="Times New Roman" w:cs="Times New Roman"/>
            <w:color w:val="000000" w:themeColor="text1"/>
          </w:rPr>
          <w:t>also bear</w:t>
        </w:r>
      </w:ins>
      <w:r w:rsidR="001760D6" w:rsidRPr="0098791A">
        <w:rPr>
          <w:rFonts w:ascii="Times New Roman" w:hAnsi="Times New Roman" w:cs="Times New Roman"/>
          <w:color w:val="000000" w:themeColor="text1"/>
        </w:rPr>
        <w:t xml:space="preserve"> different </w:t>
      </w:r>
      <w:del w:id="317" w:author="Bishoy Zaki" w:date="2026-02-16T14:24:00Z" w16du:dateUtc="2026-02-16T13:24:00Z">
        <w:r w:rsidRPr="00EE26F4">
          <w:rPr>
            <w:rFonts w:ascii="Times New Roman" w:hAnsi="Times New Roman" w:cs="Times New Roman"/>
            <w:color w:val="000000" w:themeColor="text1"/>
          </w:rPr>
          <w:delText xml:space="preserve">outcomes or </w:delText>
        </w:r>
      </w:del>
      <w:ins w:id="318" w:author="Bishoy Zaki" w:date="2026-02-16T14:24:00Z" w16du:dateUtc="2026-02-16T13:24:00Z">
        <w:r w:rsidR="001760D6" w:rsidRPr="0098791A">
          <w:rPr>
            <w:rFonts w:ascii="Times New Roman" w:hAnsi="Times New Roman" w:cs="Times New Roman"/>
            <w:color w:val="000000" w:themeColor="text1"/>
          </w:rPr>
          <w:t>analytical “</w:t>
        </w:r>
      </w:ins>
      <w:r w:rsidR="001760D6" w:rsidRPr="0098791A">
        <w:rPr>
          <w:rFonts w:ascii="Times New Roman" w:hAnsi="Times New Roman" w:cs="Times New Roman"/>
          <w:color w:val="000000" w:themeColor="text1"/>
        </w:rPr>
        <w:t>fruits</w:t>
      </w:r>
      <w:del w:id="319" w:author="Bishoy Zaki" w:date="2026-02-16T14:24:00Z" w16du:dateUtc="2026-02-16T13:24:00Z">
        <w:r w:rsidRPr="00EE26F4">
          <w:rPr>
            <w:rFonts w:ascii="Times New Roman" w:hAnsi="Times New Roman" w:cs="Times New Roman"/>
            <w:color w:val="000000" w:themeColor="text1"/>
          </w:rPr>
          <w:delText>. There, we see different utilization of learning to investigate or shape policy dynamics, for example,</w:delText>
        </w:r>
      </w:del>
      <w:ins w:id="320" w:author="Bishoy Zaki" w:date="2026-02-16T14:24:00Z" w16du:dateUtc="2026-02-16T13:24:00Z">
        <w:r w:rsidR="001760D6" w:rsidRPr="0098791A">
          <w:rPr>
            <w:rFonts w:ascii="Times New Roman" w:hAnsi="Times New Roman" w:cs="Times New Roman"/>
            <w:color w:val="000000" w:themeColor="text1"/>
          </w:rPr>
          <w:t>,” ranging from</w:t>
        </w:r>
      </w:ins>
      <w:r w:rsidR="001760D6" w:rsidRPr="0098791A">
        <w:rPr>
          <w:rFonts w:ascii="Times New Roman" w:hAnsi="Times New Roman" w:cs="Times New Roman"/>
          <w:color w:val="000000" w:themeColor="text1"/>
        </w:rPr>
        <w:t xml:space="preserve"> design-</w:t>
      </w:r>
      <w:del w:id="321" w:author="Bishoy Zaki" w:date="2026-02-16T14:24:00Z" w16du:dateUtc="2026-02-16T13:24:00Z">
        <w:r w:rsidRPr="00EE26F4">
          <w:rPr>
            <w:rFonts w:ascii="Times New Roman" w:hAnsi="Times New Roman" w:cs="Times New Roman"/>
            <w:color w:val="000000" w:themeColor="text1"/>
          </w:rPr>
          <w:delText xml:space="preserve">based approaches to learning (Zaki, 2024b), causal </w:delText>
        </w:r>
      </w:del>
      <w:ins w:id="322" w:author="Bishoy Zaki" w:date="2026-02-16T14:24:00Z" w16du:dateUtc="2026-02-16T13:24:00Z">
        <w:r w:rsidR="001760D6" w:rsidRPr="0098791A">
          <w:rPr>
            <w:rFonts w:ascii="Times New Roman" w:hAnsi="Times New Roman" w:cs="Times New Roman"/>
            <w:color w:val="000000" w:themeColor="text1"/>
          </w:rPr>
          <w:t xml:space="preserve">oriented and governance </w:t>
        </w:r>
      </w:ins>
      <w:r w:rsidR="001760D6" w:rsidRPr="0098791A">
        <w:rPr>
          <w:rFonts w:ascii="Times New Roman" w:hAnsi="Times New Roman" w:cs="Times New Roman"/>
          <w:color w:val="000000" w:themeColor="text1"/>
        </w:rPr>
        <w:t xml:space="preserve">approaches </w:t>
      </w:r>
      <w:del w:id="323" w:author="Bishoy Zaki" w:date="2026-02-16T14:24:00Z" w16du:dateUtc="2026-02-16T13:24:00Z">
        <w:r w:rsidRPr="00EE26F4">
          <w:rPr>
            <w:rFonts w:ascii="Times New Roman" w:hAnsi="Times New Roman" w:cs="Times New Roman"/>
            <w:color w:val="000000" w:themeColor="text1"/>
          </w:rPr>
          <w:delText>to policy and</w:delText>
        </w:r>
      </w:del>
      <w:ins w:id="324" w:author="Bishoy Zaki" w:date="2026-02-16T14:24:00Z" w16du:dateUtc="2026-02-16T13:24:00Z">
        <w:r w:rsidR="001760D6" w:rsidRPr="0098791A">
          <w:rPr>
            <w:rFonts w:ascii="Times New Roman" w:hAnsi="Times New Roman" w:cs="Times New Roman"/>
            <w:color w:val="000000" w:themeColor="text1"/>
          </w:rPr>
          <w:t>that treat learning as something that can be deliberately shaped (Zaki, 2024</w:t>
        </w:r>
        <w:r w:rsidR="00A162AC" w:rsidRPr="0098791A">
          <w:rPr>
            <w:rFonts w:ascii="Times New Roman" w:hAnsi="Times New Roman" w:cs="Times New Roman"/>
            <w:color w:val="000000" w:themeColor="text1"/>
          </w:rPr>
          <w:t>a</w:t>
        </w:r>
        <w:r w:rsidR="001760D6" w:rsidRPr="0098791A">
          <w:rPr>
            <w:rFonts w:ascii="Times New Roman" w:hAnsi="Times New Roman" w:cs="Times New Roman"/>
            <w:color w:val="000000" w:themeColor="text1"/>
          </w:rPr>
          <w:t>), to causal accounts linking learning to</w:t>
        </w:r>
      </w:ins>
      <w:r w:rsidR="001760D6" w:rsidRPr="0098791A">
        <w:rPr>
          <w:rFonts w:ascii="Times New Roman" w:hAnsi="Times New Roman" w:cs="Times New Roman"/>
          <w:color w:val="000000" w:themeColor="text1"/>
        </w:rPr>
        <w:t xml:space="preserve"> belief </w:t>
      </w:r>
      <w:ins w:id="325" w:author="Bishoy Zaki" w:date="2026-02-16T14:24:00Z" w16du:dateUtc="2026-02-16T13:24:00Z">
        <w:r w:rsidR="001760D6" w:rsidRPr="0098791A">
          <w:rPr>
            <w:rFonts w:ascii="Times New Roman" w:hAnsi="Times New Roman" w:cs="Times New Roman"/>
            <w:color w:val="000000" w:themeColor="text1"/>
          </w:rPr>
          <w:t xml:space="preserve">and policy </w:t>
        </w:r>
      </w:ins>
      <w:r w:rsidR="001760D6" w:rsidRPr="0098791A">
        <w:rPr>
          <w:rFonts w:ascii="Times New Roman" w:hAnsi="Times New Roman" w:cs="Times New Roman"/>
          <w:color w:val="000000" w:themeColor="text1"/>
        </w:rPr>
        <w:t>change (</w:t>
      </w:r>
      <w:del w:id="326" w:author="Bishoy Zaki" w:date="2026-02-16T14:24:00Z" w16du:dateUtc="2026-02-16T13:24:00Z">
        <w:r w:rsidRPr="00EE26F4">
          <w:rPr>
            <w:rFonts w:ascii="Times New Roman" w:hAnsi="Times New Roman" w:cs="Times New Roman"/>
            <w:color w:val="000000" w:themeColor="text1"/>
          </w:rPr>
          <w:delText xml:space="preserve">Dunlop &amp; Radaelli, 2017; </w:delText>
        </w:r>
      </w:del>
      <w:r w:rsidR="001760D6" w:rsidRPr="0098791A">
        <w:rPr>
          <w:rFonts w:ascii="Times New Roman" w:hAnsi="Times New Roman" w:cs="Times New Roman"/>
          <w:color w:val="000000" w:themeColor="text1"/>
        </w:rPr>
        <w:t>Sabatier &amp; Jenkins-Smith, 1993</w:t>
      </w:r>
      <w:del w:id="327" w:author="Bishoy Zaki" w:date="2026-02-16T14:24:00Z" w16du:dateUtc="2026-02-16T13:24:00Z">
        <w:r w:rsidRPr="00EE26F4">
          <w:rPr>
            <w:rFonts w:ascii="Times New Roman" w:hAnsi="Times New Roman" w:cs="Times New Roman"/>
            <w:color w:val="000000" w:themeColor="text1"/>
          </w:rPr>
          <w:delText>), and learning as a lens on the policy process itself (Dunlop et al., 2018; Heikkila &amp; Gerlak, 2013). Now that we have briefly mapped the history and development of policy learning as a field of study, we will outline some of its main analytical, theoretical, and ontological approaches.</w:delText>
        </w:r>
      </w:del>
      <w:ins w:id="328" w:author="Bishoy Zaki" w:date="2026-02-16T14:24:00Z" w16du:dateUtc="2026-02-16T13:24:00Z">
        <w:r w:rsidR="001760D6" w:rsidRPr="0098791A">
          <w:rPr>
            <w:rFonts w:ascii="Times New Roman" w:hAnsi="Times New Roman" w:cs="Times New Roman"/>
            <w:color w:val="000000" w:themeColor="text1"/>
          </w:rPr>
          <w:t xml:space="preserve">; Dunlop &amp; Radaelli, 2017). </w:t>
        </w:r>
      </w:ins>
    </w:p>
    <w:p w14:paraId="6328EFC6" w14:textId="3B5956E8" w:rsidR="00FA5064" w:rsidRPr="00FA5064" w:rsidRDefault="00FA5064" w:rsidP="00FA5064">
      <w:pPr>
        <w:spacing w:line="480" w:lineRule="auto"/>
        <w:ind w:firstLine="720"/>
        <w:jc w:val="both"/>
        <w:rPr>
          <w:ins w:id="329" w:author="Bishoy Zaki" w:date="2026-02-16T14:24:00Z" w16du:dateUtc="2026-02-16T13:24:00Z"/>
          <w:rFonts w:ascii="Times New Roman" w:hAnsi="Times New Roman" w:cs="Times New Roman"/>
          <w:color w:val="000000" w:themeColor="text1"/>
        </w:rPr>
      </w:pPr>
      <w:bookmarkStart w:id="330" w:name="Xa2cf50de4c73533164dccedb3d817ef674c4825"/>
      <w:bookmarkEnd w:id="131"/>
      <w:ins w:id="331" w:author="Bishoy Zaki" w:date="2026-02-16T14:24:00Z" w16du:dateUtc="2026-02-16T13:24:00Z">
        <w:r w:rsidRPr="00FA5064">
          <w:rPr>
            <w:rFonts w:ascii="Times New Roman" w:hAnsi="Times New Roman" w:cs="Times New Roman"/>
            <w:color w:val="000000" w:themeColor="text1"/>
          </w:rPr>
          <w:t>Taken together, this history helps explain why policy learning grew into what Dunlop et al. describe as a “family tree,” with multiple branches that share ancestry yet differ in their conceptual commitments and empirical objects</w:t>
        </w:r>
        <w:r w:rsidR="00FD6761">
          <w:rPr>
            <w:rFonts w:ascii="Times New Roman" w:hAnsi="Times New Roman" w:cs="Times New Roman"/>
            <w:color w:val="000000" w:themeColor="text1"/>
          </w:rPr>
          <w:t xml:space="preserve"> of concern</w:t>
        </w:r>
        <w:r w:rsidRPr="00FA5064">
          <w:rPr>
            <w:rFonts w:ascii="Times New Roman" w:hAnsi="Times New Roman" w:cs="Times New Roman"/>
            <w:color w:val="000000" w:themeColor="text1"/>
          </w:rPr>
          <w:t xml:space="preserve">. </w:t>
        </w:r>
        <w:r w:rsidR="00B9649F">
          <w:rPr>
            <w:rFonts w:ascii="Times New Roman" w:hAnsi="Times New Roman" w:cs="Times New Roman"/>
            <w:color w:val="000000" w:themeColor="text1"/>
          </w:rPr>
          <w:t>This</w:t>
        </w:r>
        <w:r w:rsidRPr="00FA5064">
          <w:rPr>
            <w:rFonts w:ascii="Times New Roman" w:hAnsi="Times New Roman" w:cs="Times New Roman"/>
            <w:color w:val="000000" w:themeColor="text1"/>
          </w:rPr>
          <w:t xml:space="preserve"> breadth has been productive, but it has also created a familiar trade-off between inclusiveness and precision. As learning travels across theories and domains, it becomes easier to invoke it as an umbrella term than to specify what exactly varies, how learning is instantiated, and how it can be identified across studies. This is the terrain of conceptual stretching and “overlapping contours” that motivates repeated calls for synthesis and systematization (Levy, 1994; Borrás, 2011; Gerlak et al., 2018; Dunlop &amp; Radaelli, </w:t>
        </w:r>
        <w:r w:rsidR="00B9649F">
          <w:rPr>
            <w:rFonts w:ascii="Times New Roman" w:hAnsi="Times New Roman" w:cs="Times New Roman"/>
            <w:color w:val="000000" w:themeColor="text1"/>
          </w:rPr>
          <w:t>2013</w:t>
        </w:r>
        <w:r w:rsidRPr="00FA5064">
          <w:rPr>
            <w:rFonts w:ascii="Times New Roman" w:hAnsi="Times New Roman" w:cs="Times New Roman"/>
            <w:color w:val="000000" w:themeColor="text1"/>
          </w:rPr>
          <w:t xml:space="preserve">; Zaki et al., 2022). The next section responds by mapping the field in a way that retains its pluralism while clarifying its core </w:t>
        </w:r>
        <w:r w:rsidR="0049352D">
          <w:rPr>
            <w:rFonts w:ascii="Times New Roman" w:hAnsi="Times New Roman" w:cs="Times New Roman"/>
            <w:color w:val="000000" w:themeColor="text1"/>
          </w:rPr>
          <w:t>orientations</w:t>
        </w:r>
        <w:r w:rsidRPr="00FA5064">
          <w:rPr>
            <w:rFonts w:ascii="Times New Roman" w:hAnsi="Times New Roman" w:cs="Times New Roman"/>
            <w:color w:val="000000" w:themeColor="text1"/>
          </w:rPr>
          <w:t xml:space="preserve">, units, and analytical descriptors, thereby setting up a </w:t>
        </w:r>
        <w:r w:rsidR="00D27C39">
          <w:rPr>
            <w:rFonts w:ascii="Times New Roman" w:hAnsi="Times New Roman" w:cs="Times New Roman"/>
            <w:color w:val="000000" w:themeColor="text1"/>
          </w:rPr>
          <w:t>more organized</w:t>
        </w:r>
        <w:r w:rsidRPr="00FA5064">
          <w:rPr>
            <w:rFonts w:ascii="Times New Roman" w:hAnsi="Times New Roman" w:cs="Times New Roman"/>
            <w:color w:val="000000" w:themeColor="text1"/>
          </w:rPr>
          <w:t xml:space="preserve"> foundation for the information-processing focus developed later</w:t>
        </w:r>
        <w:r w:rsidR="00233729">
          <w:rPr>
            <w:rFonts w:ascii="Times New Roman" w:hAnsi="Times New Roman" w:cs="Times New Roman"/>
            <w:color w:val="000000" w:themeColor="text1"/>
          </w:rPr>
          <w:t xml:space="preserve"> in this element</w:t>
        </w:r>
        <w:r w:rsidRPr="00FA5064">
          <w:rPr>
            <w:rFonts w:ascii="Times New Roman" w:hAnsi="Times New Roman" w:cs="Times New Roman"/>
            <w:color w:val="000000" w:themeColor="text1"/>
          </w:rPr>
          <w:t>.</w:t>
        </w:r>
      </w:ins>
    </w:p>
    <w:p w14:paraId="233EE597" w14:textId="6C39D374" w:rsidR="00486913" w:rsidRPr="00524A80" w:rsidRDefault="00266379">
      <w:pPr>
        <w:jc w:val="both"/>
        <w:rPr>
          <w:rFonts w:ascii="Times New Roman" w:hAnsi="Times New Roman"/>
          <w:b/>
          <w:color w:val="000000" w:themeColor="text1"/>
          <w:sz w:val="28"/>
          <w:rPrChange w:id="332" w:author="Bishoy Zaki" w:date="2026-02-16T14:24:00Z" w16du:dateUtc="2026-02-16T13:24:00Z">
            <w:rPr>
              <w:rFonts w:ascii="Times New Roman" w:hAnsi="Times New Roman"/>
              <w:color w:val="000000" w:themeColor="text1"/>
            </w:rPr>
          </w:rPrChange>
        </w:rPr>
        <w:pPrChange w:id="333" w:author="Bishoy Zaki" w:date="2026-02-16T14:24:00Z" w16du:dateUtc="2026-02-16T13:24:00Z">
          <w:pPr/>
        </w:pPrChange>
      </w:pPr>
      <w:r w:rsidRPr="005867CC">
        <w:rPr>
          <w:rFonts w:ascii="Times New Roman" w:hAnsi="Times New Roman"/>
          <w:b/>
          <w:color w:val="000000" w:themeColor="text1"/>
          <w:sz w:val="28"/>
          <w:rPrChange w:id="334" w:author="Bishoy Zaki" w:date="2026-02-16T14:24:00Z" w16du:dateUtc="2026-02-16T13:24:00Z">
            <w:rPr>
              <w:rFonts w:ascii="Times New Roman" w:hAnsi="Times New Roman"/>
              <w:color w:val="000000" w:themeColor="text1"/>
            </w:rPr>
          </w:rPrChange>
        </w:rPr>
        <w:t>2.2 Policy Learning: A Synthesis of Key Conceptual, Analytical, and Theoretical Approaches</w:t>
      </w:r>
    </w:p>
    <w:p w14:paraId="233EE598" w14:textId="77777777" w:rsidR="00486913" w:rsidRPr="005136E4" w:rsidRDefault="00266379">
      <w:pPr>
        <w:rPr>
          <w:rFonts w:ascii="Times New Roman" w:hAnsi="Times New Roman"/>
          <w:color w:val="000000" w:themeColor="text1"/>
          <w:sz w:val="24"/>
          <w:rPrChange w:id="335" w:author="Bishoy Zaki" w:date="2026-02-16T14:24:00Z" w16du:dateUtc="2026-02-16T13:24:00Z">
            <w:rPr>
              <w:rFonts w:ascii="Times New Roman" w:hAnsi="Times New Roman"/>
              <w:color w:val="000000" w:themeColor="text1"/>
            </w:rPr>
          </w:rPrChange>
        </w:rPr>
      </w:pPr>
      <w:bookmarkStart w:id="336" w:name="key-conceptual-approaches"/>
      <w:r w:rsidRPr="005136E4">
        <w:rPr>
          <w:rFonts w:ascii="Times New Roman" w:hAnsi="Times New Roman"/>
          <w:color w:val="000000" w:themeColor="text1"/>
          <w:sz w:val="24"/>
          <w:rPrChange w:id="337" w:author="Bishoy Zaki" w:date="2026-02-16T14:24:00Z" w16du:dateUtc="2026-02-16T13:24:00Z">
            <w:rPr>
              <w:rFonts w:ascii="Times New Roman" w:hAnsi="Times New Roman"/>
              <w:color w:val="000000" w:themeColor="text1"/>
            </w:rPr>
          </w:rPrChange>
        </w:rPr>
        <w:t>2.2.1 Key Conceptual Approaches</w:t>
      </w:r>
    </w:p>
    <w:p w14:paraId="5DE372E4" w14:textId="467D7E75" w:rsidR="00735FB6" w:rsidRPr="00735FB6" w:rsidRDefault="00903C03">
      <w:pPr>
        <w:spacing w:line="480" w:lineRule="auto"/>
        <w:ind w:firstLine="720"/>
        <w:jc w:val="both"/>
        <w:rPr>
          <w:rFonts w:ascii="Times New Roman" w:hAnsi="Times New Roman" w:cs="Times New Roman"/>
          <w:color w:val="000000" w:themeColor="text1"/>
        </w:rPr>
        <w:pPrChange w:id="338" w:author="Bishoy Zaki" w:date="2026-02-16T14:24:00Z" w16du:dateUtc="2026-02-16T13:24:00Z">
          <w:pPr/>
        </w:pPrChange>
      </w:pPr>
      <w:r w:rsidRPr="0098791A">
        <w:rPr>
          <w:rFonts w:ascii="Times New Roman" w:hAnsi="Times New Roman" w:cs="Times New Roman"/>
          <w:color w:val="000000" w:themeColor="text1"/>
        </w:rPr>
        <w:t xml:space="preserve">The increasing recognition of policy learning as a key lens for policy analysis </w:t>
      </w:r>
      <w:del w:id="339" w:author="Bishoy Zaki" w:date="2026-02-16T14:24:00Z" w16du:dateUtc="2026-02-16T13:24:00Z">
        <w:r w:rsidR="001B54B5" w:rsidRPr="00EE26F4">
          <w:rPr>
            <w:rFonts w:ascii="Times New Roman" w:hAnsi="Times New Roman" w:cs="Times New Roman"/>
            <w:color w:val="000000" w:themeColor="text1"/>
          </w:rPr>
          <w:delText>resulted in</w:delText>
        </w:r>
      </w:del>
      <w:ins w:id="340" w:author="Bishoy Zaki" w:date="2026-02-16T14:24:00Z" w16du:dateUtc="2026-02-16T13:24:00Z">
        <w:r w:rsidRPr="0098791A">
          <w:rPr>
            <w:rFonts w:ascii="Times New Roman" w:hAnsi="Times New Roman" w:cs="Times New Roman"/>
            <w:color w:val="000000" w:themeColor="text1"/>
          </w:rPr>
          <w:t>has generated</w:t>
        </w:r>
      </w:ins>
      <w:r w:rsidRPr="0098791A">
        <w:rPr>
          <w:rFonts w:ascii="Times New Roman" w:hAnsi="Times New Roman" w:cs="Times New Roman"/>
          <w:color w:val="000000" w:themeColor="text1"/>
        </w:rPr>
        <w:t xml:space="preserve"> a flurry of research. While this </w:t>
      </w:r>
      <w:ins w:id="341" w:author="Bishoy Zaki" w:date="2026-02-16T14:24:00Z" w16du:dateUtc="2026-02-16T13:24:00Z">
        <w:r w:rsidRPr="0098791A">
          <w:rPr>
            <w:rFonts w:ascii="Times New Roman" w:hAnsi="Times New Roman" w:cs="Times New Roman"/>
            <w:color w:val="000000" w:themeColor="text1"/>
          </w:rPr>
          <w:t xml:space="preserve">output </w:t>
        </w:r>
      </w:ins>
      <w:r w:rsidRPr="0098791A">
        <w:rPr>
          <w:rFonts w:ascii="Times New Roman" w:hAnsi="Times New Roman" w:cs="Times New Roman"/>
          <w:color w:val="000000" w:themeColor="text1"/>
        </w:rPr>
        <w:t xml:space="preserve">has enriched </w:t>
      </w:r>
      <w:del w:id="342" w:author="Bishoy Zaki" w:date="2026-02-16T14:24:00Z" w16du:dateUtc="2026-02-16T13:24:00Z">
        <w:r w:rsidR="001B54B5" w:rsidRPr="00EE26F4">
          <w:rPr>
            <w:rFonts w:ascii="Times New Roman" w:hAnsi="Times New Roman" w:cs="Times New Roman"/>
            <w:color w:val="000000" w:themeColor="text1"/>
          </w:rPr>
          <w:delText xml:space="preserve">our understanding of policy learning, </w:delText>
        </w:r>
      </w:del>
      <w:ins w:id="343" w:author="Bishoy Zaki" w:date="2026-02-16T14:24:00Z" w16du:dateUtc="2026-02-16T13:24:00Z">
        <w:r w:rsidRPr="0098791A">
          <w:rPr>
            <w:rFonts w:ascii="Times New Roman" w:hAnsi="Times New Roman" w:cs="Times New Roman"/>
            <w:color w:val="000000" w:themeColor="text1"/>
          </w:rPr>
          <w:t xml:space="preserve">the </w:t>
        </w:r>
        <w:r w:rsidRPr="0098791A">
          <w:rPr>
            <w:rFonts w:ascii="Times New Roman" w:hAnsi="Times New Roman" w:cs="Times New Roman"/>
            <w:color w:val="000000" w:themeColor="text1"/>
          </w:rPr>
          <w:lastRenderedPageBreak/>
          <w:t xml:space="preserve">field, </w:t>
        </w:r>
      </w:ins>
      <w:r w:rsidRPr="0098791A">
        <w:rPr>
          <w:rFonts w:ascii="Times New Roman" w:hAnsi="Times New Roman" w:cs="Times New Roman"/>
          <w:color w:val="000000" w:themeColor="text1"/>
        </w:rPr>
        <w:t xml:space="preserve">it has also </w:t>
      </w:r>
      <w:del w:id="344" w:author="Bishoy Zaki" w:date="2026-02-16T14:24:00Z" w16du:dateUtc="2026-02-16T13:24:00Z">
        <w:r w:rsidR="001B54B5" w:rsidRPr="00EE26F4">
          <w:rPr>
            <w:rFonts w:ascii="Times New Roman" w:hAnsi="Times New Roman" w:cs="Times New Roman"/>
            <w:color w:val="000000" w:themeColor="text1"/>
          </w:rPr>
          <w:delText>resulted in</w:delText>
        </w:r>
      </w:del>
      <w:ins w:id="345" w:author="Bishoy Zaki" w:date="2026-02-16T14:24:00Z" w16du:dateUtc="2026-02-16T13:24:00Z">
        <w:r w:rsidRPr="0098791A">
          <w:rPr>
            <w:rFonts w:ascii="Times New Roman" w:hAnsi="Times New Roman" w:cs="Times New Roman"/>
            <w:color w:val="000000" w:themeColor="text1"/>
          </w:rPr>
          <w:t>produced</w:t>
        </w:r>
      </w:ins>
      <w:r w:rsidRPr="0098791A">
        <w:rPr>
          <w:rFonts w:ascii="Times New Roman" w:hAnsi="Times New Roman" w:cs="Times New Roman"/>
          <w:color w:val="000000" w:themeColor="text1"/>
        </w:rPr>
        <w:t xml:space="preserve"> a </w:t>
      </w:r>
      <w:del w:id="346" w:author="Bishoy Zaki" w:date="2026-02-16T14:24:00Z" w16du:dateUtc="2026-02-16T13:24:00Z">
        <w:r w:rsidR="001B54B5" w:rsidRPr="00EE26F4">
          <w:rPr>
            <w:rFonts w:ascii="Times New Roman" w:hAnsi="Times New Roman" w:cs="Times New Roman"/>
            <w:color w:val="000000" w:themeColor="text1"/>
          </w:rPr>
          <w:delText>vast array</w:delText>
        </w:r>
      </w:del>
      <w:ins w:id="347" w:author="Bishoy Zaki" w:date="2026-02-16T14:24:00Z" w16du:dateUtc="2026-02-16T13:24:00Z">
        <w:r w:rsidRPr="0098791A">
          <w:rPr>
            <w:rFonts w:ascii="Times New Roman" w:hAnsi="Times New Roman" w:cs="Times New Roman"/>
            <w:color w:val="000000" w:themeColor="text1"/>
          </w:rPr>
          <w:t>sprawling vocabulary</w:t>
        </w:r>
      </w:ins>
      <w:r w:rsidRPr="0098791A">
        <w:rPr>
          <w:rFonts w:ascii="Times New Roman" w:hAnsi="Times New Roman" w:cs="Times New Roman"/>
          <w:color w:val="000000" w:themeColor="text1"/>
        </w:rPr>
        <w:t xml:space="preserve"> of </w:t>
      </w:r>
      <w:del w:id="348" w:author="Bishoy Zaki" w:date="2026-02-16T14:24:00Z" w16du:dateUtc="2026-02-16T13:24:00Z">
        <w:r w:rsidR="001B54B5" w:rsidRPr="00EE26F4">
          <w:rPr>
            <w:rFonts w:ascii="Times New Roman" w:hAnsi="Times New Roman" w:cs="Times New Roman"/>
            <w:color w:val="000000" w:themeColor="text1"/>
          </w:rPr>
          <w:delText>conceptual approaches</w:delText>
        </w:r>
      </w:del>
      <w:ins w:id="349" w:author="Bishoy Zaki" w:date="2026-02-16T14:24:00Z" w16du:dateUtc="2026-02-16T13:24:00Z">
        <w:r w:rsidRPr="0098791A">
          <w:rPr>
            <w:rFonts w:ascii="Times New Roman" w:hAnsi="Times New Roman" w:cs="Times New Roman"/>
            <w:color w:val="000000" w:themeColor="text1"/>
          </w:rPr>
          <w:t>partially overlapping concepts</w:t>
        </w:r>
      </w:ins>
      <w:r w:rsidRPr="0098791A">
        <w:rPr>
          <w:rFonts w:ascii="Times New Roman" w:hAnsi="Times New Roman" w:cs="Times New Roman"/>
          <w:color w:val="000000" w:themeColor="text1"/>
        </w:rPr>
        <w:t xml:space="preserve"> and </w:t>
      </w:r>
      <w:del w:id="350" w:author="Bishoy Zaki" w:date="2026-02-16T14:24:00Z" w16du:dateUtc="2026-02-16T13:24:00Z">
        <w:r w:rsidR="001B54B5" w:rsidRPr="00EE26F4">
          <w:rPr>
            <w:rFonts w:ascii="Times New Roman" w:hAnsi="Times New Roman" w:cs="Times New Roman"/>
            <w:color w:val="000000" w:themeColor="text1"/>
          </w:rPr>
          <w:delText xml:space="preserve">theoretical </w:delText>
        </w:r>
      </w:del>
      <w:r w:rsidRPr="0098791A">
        <w:rPr>
          <w:rFonts w:ascii="Times New Roman" w:hAnsi="Times New Roman" w:cs="Times New Roman"/>
          <w:color w:val="000000" w:themeColor="text1"/>
        </w:rPr>
        <w:t xml:space="preserve">descriptors </w:t>
      </w:r>
      <w:del w:id="351" w:author="Bishoy Zaki" w:date="2026-02-16T14:24:00Z" w16du:dateUtc="2026-02-16T13:24:00Z">
        <w:r w:rsidR="001B54B5" w:rsidRPr="00EE26F4">
          <w:rPr>
            <w:rFonts w:ascii="Times New Roman" w:hAnsi="Times New Roman" w:cs="Times New Roman"/>
            <w:color w:val="000000" w:themeColor="text1"/>
          </w:rPr>
          <w:delText>with overlapping contours, often without arrangement</w:delText>
        </w:r>
      </w:del>
      <w:ins w:id="352" w:author="Bishoy Zaki" w:date="2026-02-16T14:24:00Z" w16du:dateUtc="2026-02-16T13:24:00Z">
        <w:r w:rsidRPr="0098791A">
          <w:rPr>
            <w:rFonts w:ascii="Times New Roman" w:hAnsi="Times New Roman" w:cs="Times New Roman"/>
            <w:color w:val="000000" w:themeColor="text1"/>
          </w:rPr>
          <w:t>that are not always clearly mapped</w:t>
        </w:r>
      </w:ins>
      <w:r w:rsidRPr="0098791A">
        <w:rPr>
          <w:rFonts w:ascii="Times New Roman" w:hAnsi="Times New Roman" w:cs="Times New Roman"/>
          <w:color w:val="000000" w:themeColor="text1"/>
        </w:rPr>
        <w:t xml:space="preserve"> or </w:t>
      </w:r>
      <w:del w:id="353" w:author="Bishoy Zaki" w:date="2026-02-16T14:24:00Z" w16du:dateUtc="2026-02-16T13:24:00Z">
        <w:r w:rsidR="001B54B5" w:rsidRPr="00EE26F4">
          <w:rPr>
            <w:rFonts w:ascii="Times New Roman" w:hAnsi="Times New Roman" w:cs="Times New Roman"/>
            <w:color w:val="000000" w:themeColor="text1"/>
          </w:rPr>
          <w:delText xml:space="preserve">mapping. Furthermore, the </w:delText>
        </w:r>
      </w:del>
      <w:ins w:id="354" w:author="Bishoy Zaki" w:date="2026-02-16T14:24:00Z" w16du:dateUtc="2026-02-16T13:24:00Z">
        <w:r w:rsidRPr="0098791A">
          <w:rPr>
            <w:rFonts w:ascii="Times New Roman" w:hAnsi="Times New Roman" w:cs="Times New Roman"/>
            <w:color w:val="000000" w:themeColor="text1"/>
          </w:rPr>
          <w:t xml:space="preserve">systematically arranged. The </w:t>
        </w:r>
      </w:ins>
      <w:r w:rsidRPr="0098791A">
        <w:rPr>
          <w:rFonts w:ascii="Times New Roman" w:hAnsi="Times New Roman" w:cs="Times New Roman"/>
          <w:color w:val="000000" w:themeColor="text1"/>
        </w:rPr>
        <w:t xml:space="preserve">multilevel and </w:t>
      </w:r>
      <w:ins w:id="355" w:author="Bishoy Zaki" w:date="2026-02-16T14:24:00Z" w16du:dateUtc="2026-02-16T13:24:00Z">
        <w:r w:rsidRPr="0098791A">
          <w:rPr>
            <w:rFonts w:ascii="Times New Roman" w:hAnsi="Times New Roman" w:cs="Times New Roman"/>
            <w:color w:val="000000" w:themeColor="text1"/>
          </w:rPr>
          <w:t xml:space="preserve">often </w:t>
        </w:r>
      </w:ins>
      <w:r w:rsidRPr="0098791A">
        <w:rPr>
          <w:rFonts w:ascii="Times New Roman" w:hAnsi="Times New Roman" w:cs="Times New Roman"/>
          <w:color w:val="000000" w:themeColor="text1"/>
        </w:rPr>
        <w:t xml:space="preserve">implicit nature of </w:t>
      </w:r>
      <w:del w:id="356" w:author="Bishoy Zaki" w:date="2026-02-16T14:24:00Z" w16du:dateUtc="2026-02-16T13:24:00Z">
        <w:r w:rsidR="001B54B5" w:rsidRPr="00EE26F4">
          <w:rPr>
            <w:rFonts w:ascii="Times New Roman" w:hAnsi="Times New Roman" w:cs="Times New Roman"/>
            <w:color w:val="000000" w:themeColor="text1"/>
          </w:rPr>
          <w:delText xml:space="preserve">policy </w:delText>
        </w:r>
      </w:del>
      <w:r w:rsidRPr="0098791A">
        <w:rPr>
          <w:rFonts w:ascii="Times New Roman" w:hAnsi="Times New Roman" w:cs="Times New Roman"/>
          <w:color w:val="000000" w:themeColor="text1"/>
        </w:rPr>
        <w:t>learning</w:t>
      </w:r>
      <w:del w:id="357" w:author="Bishoy Zaki" w:date="2026-02-16T14:24:00Z" w16du:dateUtc="2026-02-16T13:24:00Z">
        <w:r w:rsidR="001B54B5" w:rsidRPr="00EE26F4">
          <w:rPr>
            <w:rFonts w:ascii="Times New Roman" w:hAnsi="Times New Roman" w:cs="Times New Roman"/>
            <w:color w:val="000000" w:themeColor="text1"/>
          </w:rPr>
          <w:delText xml:space="preserve"> and</w:delText>
        </w:r>
      </w:del>
      <w:ins w:id="358" w:author="Bishoy Zaki" w:date="2026-02-16T14:24:00Z" w16du:dateUtc="2026-02-16T13:24:00Z">
        <w:r w:rsidRPr="0098791A">
          <w:rPr>
            <w:rFonts w:ascii="Times New Roman" w:hAnsi="Times New Roman" w:cs="Times New Roman"/>
            <w:color w:val="000000" w:themeColor="text1"/>
          </w:rPr>
          <w:t>, combined with</w:t>
        </w:r>
      </w:ins>
      <w:r w:rsidRPr="0098791A">
        <w:rPr>
          <w:rFonts w:ascii="Times New Roman" w:hAnsi="Times New Roman" w:cs="Times New Roman"/>
          <w:color w:val="000000" w:themeColor="text1"/>
        </w:rPr>
        <w:t xml:space="preserve"> its normative appeal</w:t>
      </w:r>
      <w:del w:id="359" w:author="Bishoy Zaki" w:date="2026-02-16T14:24:00Z" w16du:dateUtc="2026-02-16T13:24:00Z">
        <w:r w:rsidR="001B54B5" w:rsidRPr="00EE26F4">
          <w:rPr>
            <w:rFonts w:ascii="Times New Roman" w:hAnsi="Times New Roman" w:cs="Times New Roman"/>
            <w:color w:val="000000" w:themeColor="text1"/>
          </w:rPr>
          <w:delText xml:space="preserve"> have made it relatively </w:delText>
        </w:r>
      </w:del>
      <w:ins w:id="360" w:author="Bishoy Zaki" w:date="2026-02-16T14:24:00Z" w16du:dateUtc="2026-02-16T13:24:00Z">
        <w:r w:rsidRPr="0098791A">
          <w:rPr>
            <w:rFonts w:ascii="Times New Roman" w:hAnsi="Times New Roman" w:cs="Times New Roman"/>
            <w:color w:val="000000" w:themeColor="text1"/>
          </w:rPr>
          <w:t xml:space="preserve">, further compounds this problem by making learning </w:t>
        </w:r>
      </w:ins>
      <w:r w:rsidRPr="0098791A">
        <w:rPr>
          <w:rFonts w:ascii="Times New Roman" w:hAnsi="Times New Roman" w:cs="Times New Roman"/>
          <w:color w:val="000000" w:themeColor="text1"/>
        </w:rPr>
        <w:t xml:space="preserve">conceptually </w:t>
      </w:r>
      <w:del w:id="361" w:author="Bishoy Zaki" w:date="2026-02-16T14:24:00Z" w16du:dateUtc="2026-02-16T13:24:00Z">
        <w:r w:rsidR="001B54B5" w:rsidRPr="00EE26F4">
          <w:rPr>
            <w:rFonts w:ascii="Times New Roman" w:hAnsi="Times New Roman" w:cs="Times New Roman"/>
            <w:color w:val="000000" w:themeColor="text1"/>
          </w:rPr>
          <w:delText>ambiguous and challenging to identify. This rendered policy learning something of</w:delText>
        </w:r>
      </w:del>
      <w:ins w:id="362" w:author="Bishoy Zaki" w:date="2026-02-16T14:24:00Z" w16du:dateUtc="2026-02-16T13:24:00Z">
        <w:r w:rsidRPr="0098791A">
          <w:rPr>
            <w:rFonts w:ascii="Times New Roman" w:hAnsi="Times New Roman" w:cs="Times New Roman"/>
            <w:color w:val="000000" w:themeColor="text1"/>
          </w:rPr>
          <w:t>slippery and empirically hard to pin down. The result is</w:t>
        </w:r>
      </w:ins>
      <w:r w:rsidRPr="0098791A">
        <w:rPr>
          <w:rFonts w:ascii="Times New Roman" w:hAnsi="Times New Roman" w:cs="Times New Roman"/>
          <w:color w:val="000000" w:themeColor="text1"/>
        </w:rPr>
        <w:t xml:space="preserve"> a hegemonic yet </w:t>
      </w:r>
      <w:del w:id="363" w:author="Bishoy Zaki" w:date="2026-02-16T14:24:00Z" w16du:dateUtc="2026-02-16T13:24:00Z">
        <w:r w:rsidR="001B54B5" w:rsidRPr="00EE26F4">
          <w:rPr>
            <w:rFonts w:ascii="Times New Roman" w:hAnsi="Times New Roman" w:cs="Times New Roman"/>
            <w:color w:val="000000" w:themeColor="text1"/>
          </w:rPr>
          <w:delText xml:space="preserve">excessively scoped </w:delText>
        </w:r>
      </w:del>
      <w:ins w:id="364" w:author="Bishoy Zaki" w:date="2026-02-16T14:24:00Z" w16du:dateUtc="2026-02-16T13:24:00Z">
        <w:r w:rsidRPr="0098791A">
          <w:rPr>
            <w:rFonts w:ascii="Times New Roman" w:hAnsi="Times New Roman" w:cs="Times New Roman"/>
            <w:color w:val="000000" w:themeColor="text1"/>
          </w:rPr>
          <w:t xml:space="preserve">overextended </w:t>
        </w:r>
      </w:ins>
      <w:r w:rsidRPr="0098791A">
        <w:rPr>
          <w:rFonts w:ascii="Times New Roman" w:hAnsi="Times New Roman" w:cs="Times New Roman"/>
          <w:color w:val="000000" w:themeColor="text1"/>
        </w:rPr>
        <w:t xml:space="preserve">concept, </w:t>
      </w:r>
      <w:del w:id="365" w:author="Bishoy Zaki" w:date="2026-02-16T14:24:00Z" w16du:dateUtc="2026-02-16T13:24:00Z">
        <w:r w:rsidR="001B54B5" w:rsidRPr="00EE26F4">
          <w:rPr>
            <w:rFonts w:ascii="Times New Roman" w:hAnsi="Times New Roman" w:cs="Times New Roman"/>
            <w:color w:val="000000" w:themeColor="text1"/>
          </w:rPr>
          <w:delText>thus leading</w:delText>
        </w:r>
      </w:del>
      <w:ins w:id="366" w:author="Bishoy Zaki" w:date="2026-02-16T14:24:00Z" w16du:dateUtc="2026-02-16T13:24:00Z">
        <w:r w:rsidRPr="0098791A">
          <w:rPr>
            <w:rFonts w:ascii="Times New Roman" w:hAnsi="Times New Roman" w:cs="Times New Roman"/>
            <w:color w:val="000000" w:themeColor="text1"/>
          </w:rPr>
          <w:t>vulnerable</w:t>
        </w:r>
      </w:ins>
      <w:r w:rsidRPr="0098791A">
        <w:rPr>
          <w:rFonts w:ascii="Times New Roman" w:hAnsi="Times New Roman" w:cs="Times New Roman"/>
          <w:color w:val="000000" w:themeColor="text1"/>
        </w:rPr>
        <w:t xml:space="preserve"> to </w:t>
      </w:r>
      <w:del w:id="367" w:author="Bishoy Zaki" w:date="2026-02-16T14:24:00Z" w16du:dateUtc="2026-02-16T13:24:00Z">
        <w:r w:rsidR="001B54B5" w:rsidRPr="00EE26F4">
          <w:rPr>
            <w:rFonts w:ascii="Times New Roman" w:hAnsi="Times New Roman" w:cs="Times New Roman"/>
            <w:color w:val="000000" w:themeColor="text1"/>
          </w:rPr>
          <w:delText xml:space="preserve">issues of </w:delText>
        </w:r>
      </w:del>
      <w:r w:rsidRPr="0098791A">
        <w:rPr>
          <w:rFonts w:ascii="Times New Roman" w:hAnsi="Times New Roman" w:cs="Times New Roman"/>
          <w:color w:val="000000" w:themeColor="text1"/>
        </w:rPr>
        <w:t xml:space="preserve">conceptual stretching, </w:t>
      </w:r>
      <w:ins w:id="368" w:author="Bishoy Zaki" w:date="2026-02-16T14:24:00Z" w16du:dateUtc="2026-02-16T13:24:00Z">
        <w:r w:rsidRPr="0098791A">
          <w:rPr>
            <w:rFonts w:ascii="Times New Roman" w:hAnsi="Times New Roman" w:cs="Times New Roman"/>
            <w:color w:val="000000" w:themeColor="text1"/>
          </w:rPr>
          <w:t xml:space="preserve">definitional </w:t>
        </w:r>
      </w:ins>
      <w:r w:rsidRPr="0098791A">
        <w:rPr>
          <w:rFonts w:ascii="Times New Roman" w:hAnsi="Times New Roman" w:cs="Times New Roman"/>
          <w:color w:val="000000" w:themeColor="text1"/>
        </w:rPr>
        <w:t xml:space="preserve">ambiguity, and </w:t>
      </w:r>
      <w:del w:id="369" w:author="Bishoy Zaki" w:date="2026-02-16T14:24:00Z" w16du:dateUtc="2026-02-16T13:24:00Z">
        <w:r w:rsidR="001B54B5" w:rsidRPr="00EE26F4">
          <w:rPr>
            <w:rFonts w:ascii="Times New Roman" w:hAnsi="Times New Roman" w:cs="Times New Roman"/>
            <w:color w:val="000000" w:themeColor="text1"/>
          </w:rPr>
          <w:delText>challenges</w:delText>
        </w:r>
      </w:del>
      <w:ins w:id="370" w:author="Bishoy Zaki" w:date="2026-02-16T14:24:00Z" w16du:dateUtc="2026-02-16T13:24:00Z">
        <w:r w:rsidRPr="0098791A">
          <w:rPr>
            <w:rFonts w:ascii="Times New Roman" w:hAnsi="Times New Roman" w:cs="Times New Roman"/>
            <w:color w:val="000000" w:themeColor="text1"/>
          </w:rPr>
          <w:t>difficulties</w:t>
        </w:r>
      </w:ins>
      <w:r w:rsidRPr="0098791A">
        <w:rPr>
          <w:rFonts w:ascii="Times New Roman" w:hAnsi="Times New Roman" w:cs="Times New Roman"/>
          <w:color w:val="000000" w:themeColor="text1"/>
        </w:rPr>
        <w:t xml:space="preserve"> in systematizing and </w:t>
      </w:r>
      <w:del w:id="371" w:author="Bishoy Zaki" w:date="2026-02-16T14:24:00Z" w16du:dateUtc="2026-02-16T13:24:00Z">
        <w:r w:rsidR="001B54B5" w:rsidRPr="00EE26F4">
          <w:rPr>
            <w:rFonts w:ascii="Times New Roman" w:hAnsi="Times New Roman" w:cs="Times New Roman"/>
            <w:color w:val="000000" w:themeColor="text1"/>
          </w:rPr>
          <w:delText>cross-</w:delText>
        </w:r>
      </w:del>
      <w:r w:rsidRPr="0098791A">
        <w:rPr>
          <w:rFonts w:ascii="Times New Roman" w:hAnsi="Times New Roman" w:cs="Times New Roman"/>
          <w:color w:val="000000" w:themeColor="text1"/>
        </w:rPr>
        <w:t>comparing findings</w:t>
      </w:r>
      <w:del w:id="372" w:author="Bishoy Zaki" w:date="2026-02-16T14:24:00Z" w16du:dateUtc="2026-02-16T13:24:00Z">
        <w:r w:rsidR="001B54B5" w:rsidRPr="00EE26F4">
          <w:rPr>
            <w:rFonts w:ascii="Times New Roman" w:hAnsi="Times New Roman" w:cs="Times New Roman"/>
            <w:color w:val="000000" w:themeColor="text1"/>
          </w:rPr>
          <w:delText>. That concoction of issues led Levy (1994) to liken</w:delText>
        </w:r>
      </w:del>
      <w:ins w:id="373" w:author="Bishoy Zaki" w:date="2026-02-16T14:24:00Z" w16du:dateUtc="2026-02-16T13:24:00Z">
        <w:r w:rsidRPr="0098791A">
          <w:rPr>
            <w:rFonts w:ascii="Times New Roman" w:hAnsi="Times New Roman" w:cs="Times New Roman"/>
            <w:color w:val="000000" w:themeColor="text1"/>
          </w:rPr>
          <w:t xml:space="preserve"> across studies. In this sense, work on policy learning risks resembling</w:t>
        </w:r>
      </w:ins>
      <w:r w:rsidRPr="0098791A">
        <w:rPr>
          <w:rFonts w:ascii="Times New Roman" w:hAnsi="Times New Roman" w:cs="Times New Roman"/>
          <w:color w:val="000000" w:themeColor="text1"/>
        </w:rPr>
        <w:t xml:space="preserve"> the </w:t>
      </w:r>
      <w:del w:id="374" w:author="Bishoy Zaki" w:date="2026-02-16T14:24:00Z" w16du:dateUtc="2026-02-16T13:24:00Z">
        <w:r w:rsidR="001B54B5" w:rsidRPr="00EE26F4">
          <w:rPr>
            <w:rFonts w:ascii="Times New Roman" w:hAnsi="Times New Roman" w:cs="Times New Roman"/>
            <w:color w:val="000000" w:themeColor="text1"/>
          </w:rPr>
          <w:delText xml:space="preserve">study of policy learning to sweeping a conceptual </w:delText>
        </w:r>
      </w:del>
      <w:ins w:id="375" w:author="Bishoy Zaki" w:date="2026-02-16T14:24:00Z" w16du:dateUtc="2026-02-16T13:24:00Z">
        <w:r w:rsidRPr="0098791A">
          <w:rPr>
            <w:rFonts w:ascii="Times New Roman" w:hAnsi="Times New Roman" w:cs="Times New Roman"/>
            <w:color w:val="000000" w:themeColor="text1"/>
          </w:rPr>
          <w:t>sort of “</w:t>
        </w:r>
      </w:ins>
      <w:r w:rsidRPr="0098791A">
        <w:rPr>
          <w:rFonts w:ascii="Times New Roman" w:hAnsi="Times New Roman" w:cs="Times New Roman"/>
          <w:color w:val="000000" w:themeColor="text1"/>
        </w:rPr>
        <w:t>minefield</w:t>
      </w:r>
      <w:del w:id="376" w:author="Bishoy Zaki" w:date="2026-02-16T14:24:00Z" w16du:dateUtc="2026-02-16T13:24:00Z">
        <w:r w:rsidR="001B54B5" w:rsidRPr="00EE26F4">
          <w:rPr>
            <w:rFonts w:ascii="Times New Roman" w:hAnsi="Times New Roman" w:cs="Times New Roman"/>
            <w:color w:val="000000" w:themeColor="text1"/>
          </w:rPr>
          <w:delText>. Consistently, recent</w:delText>
        </w:r>
      </w:del>
      <w:ins w:id="377" w:author="Bishoy Zaki" w:date="2026-02-16T14:24:00Z" w16du:dateUtc="2026-02-16T13:24:00Z">
        <w:r w:rsidRPr="0098791A">
          <w:rPr>
            <w:rFonts w:ascii="Times New Roman" w:hAnsi="Times New Roman" w:cs="Times New Roman"/>
            <w:color w:val="000000" w:themeColor="text1"/>
          </w:rPr>
          <w:t>” of conceptual stretching long associated with over-scoped concepts (Levy, 1994). Recent</w:t>
        </w:r>
      </w:ins>
      <w:r w:rsidRPr="0098791A">
        <w:rPr>
          <w:rFonts w:ascii="Times New Roman" w:hAnsi="Times New Roman" w:cs="Times New Roman"/>
          <w:color w:val="000000" w:themeColor="text1"/>
        </w:rPr>
        <w:t xml:space="preserve"> reviews </w:t>
      </w:r>
      <w:del w:id="378" w:author="Bishoy Zaki" w:date="2026-02-16T14:24:00Z" w16du:dateUtc="2026-02-16T13:24:00Z">
        <w:r w:rsidR="001B54B5" w:rsidRPr="00EE26F4">
          <w:rPr>
            <w:rFonts w:ascii="Times New Roman" w:hAnsi="Times New Roman" w:cs="Times New Roman"/>
            <w:color w:val="000000" w:themeColor="text1"/>
          </w:rPr>
          <w:delText>of the learning literature have pointed to the existence of ‘</w:delText>
        </w:r>
      </w:del>
      <w:ins w:id="379" w:author="Bishoy Zaki" w:date="2026-02-16T14:24:00Z" w16du:dateUtc="2026-02-16T13:24:00Z">
        <w:r w:rsidRPr="0098791A">
          <w:rPr>
            <w:rFonts w:ascii="Times New Roman" w:hAnsi="Times New Roman" w:cs="Times New Roman"/>
            <w:color w:val="000000" w:themeColor="text1"/>
          </w:rPr>
          <w:t>echo this diagnosis, describing a “</w:t>
        </w:r>
      </w:ins>
      <w:r w:rsidRPr="0098791A">
        <w:rPr>
          <w:rFonts w:ascii="Times New Roman" w:hAnsi="Times New Roman" w:cs="Times New Roman"/>
          <w:color w:val="000000" w:themeColor="text1"/>
        </w:rPr>
        <w:t xml:space="preserve">conceptual </w:t>
      </w:r>
      <w:del w:id="380" w:author="Bishoy Zaki" w:date="2026-02-16T14:24:00Z" w16du:dateUtc="2026-02-16T13:24:00Z">
        <w:r w:rsidR="001B54B5" w:rsidRPr="00EE26F4">
          <w:rPr>
            <w:rFonts w:ascii="Times New Roman" w:hAnsi="Times New Roman" w:cs="Times New Roman"/>
            <w:color w:val="000000" w:themeColor="text1"/>
          </w:rPr>
          <w:delText>jungles’ of</w:delText>
        </w:r>
      </w:del>
      <w:ins w:id="381" w:author="Bishoy Zaki" w:date="2026-02-16T14:24:00Z" w16du:dateUtc="2026-02-16T13:24:00Z">
        <w:r w:rsidRPr="0098791A">
          <w:rPr>
            <w:rFonts w:ascii="Times New Roman" w:hAnsi="Times New Roman" w:cs="Times New Roman"/>
            <w:color w:val="000000" w:themeColor="text1"/>
          </w:rPr>
          <w:t>jungle” in which</w:t>
        </w:r>
      </w:ins>
      <w:r w:rsidRPr="0098791A">
        <w:rPr>
          <w:rFonts w:ascii="Times New Roman" w:hAnsi="Times New Roman" w:cs="Times New Roman"/>
          <w:color w:val="000000" w:themeColor="text1"/>
        </w:rPr>
        <w:t xml:space="preserve"> overlapping </w:t>
      </w:r>
      <w:del w:id="382" w:author="Bishoy Zaki" w:date="2026-02-16T14:24:00Z" w16du:dateUtc="2026-02-16T13:24:00Z">
        <w:r w:rsidR="001B54B5" w:rsidRPr="00EE26F4">
          <w:rPr>
            <w:rFonts w:ascii="Times New Roman" w:hAnsi="Times New Roman" w:cs="Times New Roman"/>
            <w:color w:val="000000" w:themeColor="text1"/>
          </w:rPr>
          <w:delText xml:space="preserve">contours where it becomes hard to reach a </w:delText>
        </w:r>
      </w:del>
      <w:ins w:id="383" w:author="Bishoy Zaki" w:date="2026-02-16T14:24:00Z" w16du:dateUtc="2026-02-16T13:24:00Z">
        <w:r w:rsidRPr="0098791A">
          <w:rPr>
            <w:rFonts w:ascii="Times New Roman" w:hAnsi="Times New Roman" w:cs="Times New Roman"/>
            <w:color w:val="000000" w:themeColor="text1"/>
          </w:rPr>
          <w:t xml:space="preserve">approaches proliferate and </w:t>
        </w:r>
      </w:ins>
      <w:r w:rsidRPr="0098791A">
        <w:rPr>
          <w:rFonts w:ascii="Times New Roman" w:hAnsi="Times New Roman" w:cs="Times New Roman"/>
          <w:color w:val="000000" w:themeColor="text1"/>
        </w:rPr>
        <w:t xml:space="preserve">consensus over </w:t>
      </w:r>
      <w:del w:id="384" w:author="Bishoy Zaki" w:date="2026-02-16T14:24:00Z" w16du:dateUtc="2026-02-16T13:24:00Z">
        <w:r w:rsidR="001B54B5" w:rsidRPr="00EE26F4">
          <w:rPr>
            <w:rFonts w:ascii="Times New Roman" w:hAnsi="Times New Roman" w:cs="Times New Roman"/>
            <w:color w:val="000000" w:themeColor="text1"/>
          </w:rPr>
          <w:delText xml:space="preserve">one or </w:delText>
        </w:r>
      </w:del>
      <w:r w:rsidRPr="0098791A">
        <w:rPr>
          <w:rFonts w:ascii="Times New Roman" w:hAnsi="Times New Roman" w:cs="Times New Roman"/>
          <w:color w:val="000000" w:themeColor="text1"/>
        </w:rPr>
        <w:t xml:space="preserve">even a </w:t>
      </w:r>
      <w:del w:id="385" w:author="Bishoy Zaki" w:date="2026-02-16T14:24:00Z" w16du:dateUtc="2026-02-16T13:24:00Z">
        <w:r w:rsidR="001B54B5" w:rsidRPr="00EE26F4">
          <w:rPr>
            <w:rFonts w:ascii="Times New Roman" w:hAnsi="Times New Roman" w:cs="Times New Roman"/>
            <w:color w:val="000000" w:themeColor="text1"/>
          </w:rPr>
          <w:delText>handful of ways to define learning</w:delText>
        </w:r>
      </w:del>
      <w:ins w:id="386" w:author="Bishoy Zaki" w:date="2026-02-16T14:24:00Z" w16du:dateUtc="2026-02-16T13:24:00Z">
        <w:r w:rsidRPr="0098791A">
          <w:rPr>
            <w:rFonts w:ascii="Times New Roman" w:hAnsi="Times New Roman" w:cs="Times New Roman"/>
            <w:color w:val="000000" w:themeColor="text1"/>
          </w:rPr>
          <w:t>small set of usable definitions remains elusive</w:t>
        </w:r>
      </w:ins>
      <w:r w:rsidRPr="0098791A">
        <w:rPr>
          <w:rFonts w:ascii="Times New Roman" w:hAnsi="Times New Roman" w:cs="Times New Roman"/>
          <w:color w:val="000000" w:themeColor="text1"/>
        </w:rPr>
        <w:t xml:space="preserve"> (Borrás, 2011; Gerlak et al., 2018).</w:t>
      </w:r>
      <w:ins w:id="387" w:author="Bishoy Zaki" w:date="2026-02-16T14:24:00Z" w16du:dateUtc="2026-02-16T13:24:00Z">
        <w:r w:rsidR="000C0C4F">
          <w:rPr>
            <w:rFonts w:ascii="Times New Roman" w:hAnsi="Times New Roman" w:cs="Times New Roman"/>
            <w:color w:val="000000" w:themeColor="text1"/>
          </w:rPr>
          <w:t xml:space="preserve"> </w:t>
        </w:r>
        <w:r w:rsidR="00735FB6" w:rsidRPr="00735FB6">
          <w:rPr>
            <w:rFonts w:ascii="Times New Roman" w:hAnsi="Times New Roman" w:cs="Times New Roman"/>
            <w:color w:val="000000" w:themeColor="text1"/>
          </w:rPr>
          <w:t>This state of affairs has stimulated recurrent calls for theoretical and conceptual syntheses on which further field development can be anchored (Dunlop &amp; Radaelli, 2018b; Goyal &amp; Howlett, 2018; Zaki et al., 2022). Accordingly, and before delving into the information-processing dimension of policy learning, it is useful to first lay out the field’s key conceptual and theoretical approaches. The objective is twofold: first, to provide a succinct synthesis of an otherwise sprawling literature; and second, to establish a robust foundation for mapping the dynamics of policy learning and the place of information processing within.</w:t>
        </w:r>
      </w:ins>
    </w:p>
    <w:p w14:paraId="233EE59A" w14:textId="77777777" w:rsidR="00486913" w:rsidRPr="00EE26F4" w:rsidRDefault="001B54B5">
      <w:pPr>
        <w:rPr>
          <w:del w:id="388" w:author="Bishoy Zaki" w:date="2026-02-16T14:24:00Z" w16du:dateUtc="2026-02-16T13:24:00Z"/>
          <w:rFonts w:ascii="Times New Roman" w:hAnsi="Times New Roman" w:cs="Times New Roman"/>
          <w:color w:val="000000" w:themeColor="text1"/>
        </w:rPr>
      </w:pPr>
      <w:del w:id="389" w:author="Bishoy Zaki" w:date="2026-02-16T14:24:00Z" w16du:dateUtc="2026-02-16T13:24:00Z">
        <w:r w:rsidRPr="00EE26F4">
          <w:rPr>
            <w:rFonts w:ascii="Times New Roman" w:hAnsi="Times New Roman" w:cs="Times New Roman"/>
            <w:color w:val="000000" w:themeColor="text1"/>
          </w:rPr>
          <w:delText>This state of affairs stimulated calls for theoretical and conceptual syntheses upon which further field development can be established (Dunlop &amp; Radaelli, 2018b; Goyal &amp; Howlett, 2018; Zaki et al., 2022). Before delving deeper into the information processing aspect of policy learning, it is of utility that we first lay out the field’s key conceptual and theoretical approaches. The objective of doing so is twofold. First, providing a succinct synthesis of the sprawling field of policy learning, and second, laying a robust foundation on which to map out the dynamics of policy learning and information processing.</w:delText>
        </w:r>
      </w:del>
    </w:p>
    <w:p w14:paraId="2F55F905" w14:textId="178F5F1E" w:rsidR="007668B9" w:rsidRPr="007668B9" w:rsidRDefault="007668B9">
      <w:pPr>
        <w:spacing w:line="480" w:lineRule="auto"/>
        <w:ind w:firstLine="720"/>
        <w:jc w:val="both"/>
        <w:rPr>
          <w:rFonts w:ascii="Times New Roman" w:hAnsi="Times New Roman" w:cs="Times New Roman"/>
          <w:color w:val="000000" w:themeColor="text1"/>
        </w:rPr>
        <w:pPrChange w:id="390" w:author="Bishoy Zaki" w:date="2026-02-16T14:24:00Z" w16du:dateUtc="2026-02-16T13:24:00Z">
          <w:pPr/>
        </w:pPrChange>
      </w:pPr>
      <w:r w:rsidRPr="007668B9">
        <w:rPr>
          <w:rFonts w:ascii="Times New Roman" w:hAnsi="Times New Roman" w:cs="Times New Roman"/>
          <w:color w:val="000000" w:themeColor="text1"/>
        </w:rPr>
        <w:lastRenderedPageBreak/>
        <w:t xml:space="preserve">We begin with a discussion of what policy learning is. </w:t>
      </w:r>
      <w:del w:id="391" w:author="Bishoy Zaki" w:date="2026-02-16T14:24:00Z" w16du:dateUtc="2026-02-16T13:24:00Z">
        <w:r w:rsidR="001B54B5" w:rsidRPr="00EE26F4">
          <w:rPr>
            <w:rFonts w:ascii="Times New Roman" w:hAnsi="Times New Roman" w:cs="Times New Roman"/>
            <w:color w:val="000000" w:themeColor="text1"/>
          </w:rPr>
          <w:delText>Interest</w:delText>
        </w:r>
      </w:del>
      <w:ins w:id="392" w:author="Bishoy Zaki" w:date="2026-02-16T14:24:00Z" w16du:dateUtc="2026-02-16T13:24:00Z">
        <w:r w:rsidRPr="007668B9">
          <w:rPr>
            <w:rFonts w:ascii="Times New Roman" w:hAnsi="Times New Roman" w:cs="Times New Roman"/>
            <w:color w:val="000000" w:themeColor="text1"/>
          </w:rPr>
          <w:t>Sustained interest</w:t>
        </w:r>
      </w:ins>
      <w:r w:rsidRPr="007668B9">
        <w:rPr>
          <w:rFonts w:ascii="Times New Roman" w:hAnsi="Times New Roman" w:cs="Times New Roman"/>
          <w:color w:val="000000" w:themeColor="text1"/>
        </w:rPr>
        <w:t xml:space="preserve"> in learning has </w:t>
      </w:r>
      <w:del w:id="393" w:author="Bishoy Zaki" w:date="2026-02-16T14:24:00Z" w16du:dateUtc="2026-02-16T13:24:00Z">
        <w:r w:rsidR="001B54B5" w:rsidRPr="00EE26F4">
          <w:rPr>
            <w:rFonts w:ascii="Times New Roman" w:hAnsi="Times New Roman" w:cs="Times New Roman"/>
            <w:color w:val="000000" w:themeColor="text1"/>
          </w:rPr>
          <w:delText>led to diverse</w:delText>
        </w:r>
      </w:del>
      <w:ins w:id="394" w:author="Bishoy Zaki" w:date="2026-02-16T14:24:00Z" w16du:dateUtc="2026-02-16T13:24:00Z">
        <w:r w:rsidRPr="007668B9">
          <w:rPr>
            <w:rFonts w:ascii="Times New Roman" w:hAnsi="Times New Roman" w:cs="Times New Roman"/>
            <w:color w:val="000000" w:themeColor="text1"/>
          </w:rPr>
          <w:t>generated a diversity of</w:t>
        </w:r>
      </w:ins>
      <w:r w:rsidRPr="007668B9">
        <w:rPr>
          <w:rFonts w:ascii="Times New Roman" w:hAnsi="Times New Roman" w:cs="Times New Roman"/>
          <w:color w:val="000000" w:themeColor="text1"/>
        </w:rPr>
        <w:t xml:space="preserve"> approaches to </w:t>
      </w:r>
      <w:del w:id="395" w:author="Bishoy Zaki" w:date="2026-02-16T14:24:00Z" w16du:dateUtc="2026-02-16T13:24:00Z">
        <w:r w:rsidR="001B54B5" w:rsidRPr="00EE26F4">
          <w:rPr>
            <w:rFonts w:ascii="Times New Roman" w:hAnsi="Times New Roman" w:cs="Times New Roman"/>
            <w:color w:val="000000" w:themeColor="text1"/>
          </w:rPr>
          <w:delText>understanding what</w:delText>
        </w:r>
      </w:del>
      <w:ins w:id="396" w:author="Bishoy Zaki" w:date="2026-02-16T14:24:00Z" w16du:dateUtc="2026-02-16T13:24:00Z">
        <w:r w:rsidRPr="007668B9">
          <w:rPr>
            <w:rFonts w:ascii="Times New Roman" w:hAnsi="Times New Roman" w:cs="Times New Roman"/>
            <w:color w:val="000000" w:themeColor="text1"/>
          </w:rPr>
          <w:t>defining and operationalizing</w:t>
        </w:r>
      </w:ins>
      <w:r w:rsidRPr="007668B9">
        <w:rPr>
          <w:rFonts w:ascii="Times New Roman" w:hAnsi="Times New Roman" w:cs="Times New Roman"/>
          <w:color w:val="000000" w:themeColor="text1"/>
        </w:rPr>
        <w:t xml:space="preserve"> it</w:t>
      </w:r>
      <w:del w:id="397" w:author="Bishoy Zaki" w:date="2026-02-16T14:24:00Z" w16du:dateUtc="2026-02-16T13:24:00Z">
        <w:r w:rsidR="001B54B5" w:rsidRPr="00EE26F4">
          <w:rPr>
            <w:rFonts w:ascii="Times New Roman" w:hAnsi="Times New Roman" w:cs="Times New Roman"/>
            <w:color w:val="000000" w:themeColor="text1"/>
          </w:rPr>
          <w:delText xml:space="preserve"> is</w:delText>
        </w:r>
      </w:del>
      <w:r w:rsidRPr="007668B9">
        <w:rPr>
          <w:rFonts w:ascii="Times New Roman" w:hAnsi="Times New Roman" w:cs="Times New Roman"/>
          <w:color w:val="000000" w:themeColor="text1"/>
        </w:rPr>
        <w:t xml:space="preserve">, often distinguished by their underlying ontological orientations </w:t>
      </w:r>
      <w:ins w:id="398" w:author="Bishoy Zaki" w:date="2026-02-16T14:24:00Z" w16du:dateUtc="2026-02-16T13:24:00Z">
        <w:r w:rsidRPr="007668B9">
          <w:rPr>
            <w:rFonts w:ascii="Times New Roman" w:hAnsi="Times New Roman" w:cs="Times New Roman"/>
            <w:color w:val="000000" w:themeColor="text1"/>
          </w:rPr>
          <w:t xml:space="preserve">and epistemic commitments </w:t>
        </w:r>
      </w:ins>
      <w:r w:rsidRPr="007668B9">
        <w:rPr>
          <w:rFonts w:ascii="Times New Roman" w:hAnsi="Times New Roman" w:cs="Times New Roman"/>
          <w:color w:val="000000" w:themeColor="text1"/>
        </w:rPr>
        <w:t xml:space="preserve">(Dunlop &amp; Radaelli, 2017; Zaki &amp; Radaelli, 2024). </w:t>
      </w:r>
      <w:del w:id="399" w:author="Bishoy Zaki" w:date="2026-02-16T14:24:00Z" w16du:dateUtc="2026-02-16T13:24:00Z">
        <w:r w:rsidR="001B54B5" w:rsidRPr="00EE26F4">
          <w:rPr>
            <w:rFonts w:ascii="Times New Roman" w:hAnsi="Times New Roman" w:cs="Times New Roman"/>
            <w:color w:val="000000" w:themeColor="text1"/>
          </w:rPr>
          <w:delText xml:space="preserve">These approaches spanned a </w:delText>
        </w:r>
      </w:del>
      <w:ins w:id="400" w:author="Bishoy Zaki" w:date="2026-02-16T14:24:00Z" w16du:dateUtc="2026-02-16T13:24:00Z">
        <w:r w:rsidRPr="007668B9">
          <w:rPr>
            <w:rFonts w:ascii="Times New Roman" w:hAnsi="Times New Roman" w:cs="Times New Roman"/>
            <w:color w:val="000000" w:themeColor="text1"/>
          </w:rPr>
          <w:t xml:space="preserve">Across this </w:t>
        </w:r>
      </w:ins>
      <w:r w:rsidRPr="007668B9">
        <w:rPr>
          <w:rFonts w:ascii="Times New Roman" w:hAnsi="Times New Roman" w:cs="Times New Roman"/>
          <w:color w:val="000000" w:themeColor="text1"/>
        </w:rPr>
        <w:t>spectrum</w:t>
      </w:r>
      <w:del w:id="401" w:author="Bishoy Zaki" w:date="2026-02-16T14:24:00Z" w16du:dateUtc="2026-02-16T13:24:00Z">
        <w:r w:rsidR="001B54B5" w:rsidRPr="00EE26F4">
          <w:rPr>
            <w:rFonts w:ascii="Times New Roman" w:hAnsi="Times New Roman" w:cs="Times New Roman"/>
            <w:color w:val="000000" w:themeColor="text1"/>
          </w:rPr>
          <w:delText xml:space="preserve"> of ontological-epistemological </w:delText>
        </w:r>
      </w:del>
      <w:ins w:id="402" w:author="Bishoy Zaki" w:date="2026-02-16T14:24:00Z" w16du:dateUtc="2026-02-16T13:24:00Z">
        <w:r w:rsidRPr="007668B9">
          <w:rPr>
            <w:rFonts w:ascii="Times New Roman" w:hAnsi="Times New Roman" w:cs="Times New Roman"/>
            <w:color w:val="000000" w:themeColor="text1"/>
          </w:rPr>
          <w:t xml:space="preserve">, scholars have mobilized </w:t>
        </w:r>
      </w:ins>
      <w:r w:rsidRPr="007668B9">
        <w:rPr>
          <w:rFonts w:ascii="Times New Roman" w:hAnsi="Times New Roman" w:cs="Times New Roman"/>
          <w:color w:val="000000" w:themeColor="text1"/>
        </w:rPr>
        <w:t>perspectives</w:t>
      </w:r>
      <w:del w:id="403" w:author="Bishoy Zaki" w:date="2026-02-16T14:24:00Z" w16du:dateUtc="2026-02-16T13:24:00Z">
        <w:r w:rsidR="001B54B5" w:rsidRPr="00EE26F4">
          <w:rPr>
            <w:rFonts w:ascii="Times New Roman" w:hAnsi="Times New Roman" w:cs="Times New Roman"/>
            <w:color w:val="000000" w:themeColor="text1"/>
          </w:rPr>
          <w:delText>, including</w:delText>
        </w:r>
      </w:del>
      <w:ins w:id="404" w:author="Bishoy Zaki" w:date="2026-02-16T14:24:00Z" w16du:dateUtc="2026-02-16T13:24:00Z">
        <w:r w:rsidRPr="007668B9">
          <w:rPr>
            <w:rFonts w:ascii="Times New Roman" w:hAnsi="Times New Roman" w:cs="Times New Roman"/>
            <w:color w:val="000000" w:themeColor="text1"/>
          </w:rPr>
          <w:t xml:space="preserve"> ranging from more</w:t>
        </w:r>
      </w:ins>
      <w:r w:rsidRPr="007668B9">
        <w:rPr>
          <w:rFonts w:ascii="Times New Roman" w:hAnsi="Times New Roman" w:cs="Times New Roman"/>
          <w:color w:val="000000" w:themeColor="text1"/>
        </w:rPr>
        <w:t xml:space="preserve"> mechanistic</w:t>
      </w:r>
      <w:del w:id="405" w:author="Bishoy Zaki" w:date="2026-02-16T14:24:00Z" w16du:dateUtc="2026-02-16T13:24:00Z">
        <w:r w:rsidR="001B54B5" w:rsidRPr="00EE26F4">
          <w:rPr>
            <w:rFonts w:ascii="Times New Roman" w:hAnsi="Times New Roman" w:cs="Times New Roman"/>
            <w:color w:val="000000" w:themeColor="text1"/>
          </w:rPr>
          <w:delText>,</w:delText>
        </w:r>
      </w:del>
      <w:ins w:id="406" w:author="Bishoy Zaki" w:date="2026-02-16T14:24:00Z" w16du:dateUtc="2026-02-16T13:24:00Z">
        <w:r w:rsidRPr="007668B9">
          <w:rPr>
            <w:rFonts w:ascii="Times New Roman" w:hAnsi="Times New Roman" w:cs="Times New Roman"/>
            <w:color w:val="000000" w:themeColor="text1"/>
          </w:rPr>
          <w:t xml:space="preserve"> and</w:t>
        </w:r>
      </w:ins>
      <w:r w:rsidRPr="007668B9">
        <w:rPr>
          <w:rFonts w:ascii="Times New Roman" w:hAnsi="Times New Roman" w:cs="Times New Roman"/>
          <w:color w:val="000000" w:themeColor="text1"/>
        </w:rPr>
        <w:t xml:space="preserve"> positivist</w:t>
      </w:r>
      <w:del w:id="407" w:author="Bishoy Zaki" w:date="2026-02-16T14:24:00Z" w16du:dateUtc="2026-02-16T13:24:00Z">
        <w:r w:rsidR="001B54B5" w:rsidRPr="00EE26F4">
          <w:rPr>
            <w:rFonts w:ascii="Times New Roman" w:hAnsi="Times New Roman" w:cs="Times New Roman"/>
            <w:color w:val="000000" w:themeColor="text1"/>
          </w:rPr>
          <w:delText>,</w:delText>
        </w:r>
      </w:del>
      <w:ins w:id="408" w:author="Bishoy Zaki" w:date="2026-02-16T14:24:00Z" w16du:dateUtc="2026-02-16T13:24:00Z">
        <w:r w:rsidRPr="007668B9">
          <w:rPr>
            <w:rFonts w:ascii="Times New Roman" w:hAnsi="Times New Roman" w:cs="Times New Roman"/>
            <w:color w:val="000000" w:themeColor="text1"/>
          </w:rPr>
          <w:t xml:space="preserve"> accounts to</w:t>
        </w:r>
      </w:ins>
      <w:r w:rsidRPr="007668B9">
        <w:rPr>
          <w:rFonts w:ascii="Times New Roman" w:hAnsi="Times New Roman" w:cs="Times New Roman"/>
          <w:color w:val="000000" w:themeColor="text1"/>
        </w:rPr>
        <w:t xml:space="preserve"> interpretivist, social</w:t>
      </w:r>
      <w:del w:id="409" w:author="Bishoy Zaki" w:date="2026-02-16T14:24:00Z" w16du:dateUtc="2026-02-16T13:24:00Z">
        <w:r w:rsidR="001B54B5" w:rsidRPr="00EE26F4">
          <w:rPr>
            <w:rFonts w:ascii="Times New Roman" w:hAnsi="Times New Roman" w:cs="Times New Roman"/>
            <w:color w:val="000000" w:themeColor="text1"/>
          </w:rPr>
          <w:delText xml:space="preserve"> </w:delText>
        </w:r>
      </w:del>
      <w:ins w:id="410" w:author="Bishoy Zaki" w:date="2026-02-16T14:24:00Z" w16du:dateUtc="2026-02-16T13:24:00Z">
        <w:r w:rsidRPr="007668B9">
          <w:rPr>
            <w:rFonts w:ascii="Times New Roman" w:hAnsi="Times New Roman" w:cs="Times New Roman"/>
            <w:color w:val="000000" w:themeColor="text1"/>
          </w:rPr>
          <w:t>-</w:t>
        </w:r>
      </w:ins>
      <w:r w:rsidRPr="007668B9">
        <w:rPr>
          <w:rFonts w:ascii="Times New Roman" w:hAnsi="Times New Roman" w:cs="Times New Roman"/>
          <w:color w:val="000000" w:themeColor="text1"/>
        </w:rPr>
        <w:t xml:space="preserve">constructivist, and discursive-institutionalist </w:t>
      </w:r>
      <w:del w:id="411" w:author="Bishoy Zaki" w:date="2026-02-16T14:24:00Z" w16du:dateUtc="2026-02-16T13:24:00Z">
        <w:r w:rsidR="001B54B5" w:rsidRPr="00EE26F4">
          <w:rPr>
            <w:rFonts w:ascii="Times New Roman" w:hAnsi="Times New Roman" w:cs="Times New Roman"/>
            <w:color w:val="000000" w:themeColor="text1"/>
          </w:rPr>
          <w:delText xml:space="preserve">paradigms </w:delText>
        </w:r>
      </w:del>
      <w:r w:rsidRPr="007668B9">
        <w:rPr>
          <w:rFonts w:ascii="Times New Roman" w:hAnsi="Times New Roman" w:cs="Times New Roman"/>
          <w:color w:val="000000" w:themeColor="text1"/>
        </w:rPr>
        <w:t xml:space="preserve">(Grin &amp; Loeber, 2007; Oliver &amp; Pemberton, 2004). </w:t>
      </w:r>
      <w:del w:id="412" w:author="Bishoy Zaki" w:date="2026-02-16T14:24:00Z" w16du:dateUtc="2026-02-16T13:24:00Z">
        <w:r w:rsidR="001B54B5" w:rsidRPr="00EE26F4">
          <w:rPr>
            <w:rFonts w:ascii="Times New Roman" w:hAnsi="Times New Roman" w:cs="Times New Roman"/>
            <w:color w:val="000000" w:themeColor="text1"/>
          </w:rPr>
          <w:delText xml:space="preserve">For instance, the constructivist interpretivist approach emphasizes </w:delText>
        </w:r>
      </w:del>
      <w:ins w:id="413" w:author="Bishoy Zaki" w:date="2026-02-16T14:24:00Z" w16du:dateUtc="2026-02-16T13:24:00Z">
        <w:r w:rsidRPr="007668B9">
          <w:rPr>
            <w:rFonts w:ascii="Times New Roman" w:hAnsi="Times New Roman" w:cs="Times New Roman"/>
            <w:color w:val="000000" w:themeColor="text1"/>
          </w:rPr>
          <w:t xml:space="preserve">In constructivist–interpretivist work, learning is foregrounded as an inherently social process through which actors negotiate problem definitions and meanings, communicate, interpret, and assess solution claims (Grin &amp; Van De Graaf, 1996). By contrast, other strands, most prominently those rooted in the Advocacy Coalition Framework, emphasize how actors process new information through relatively coherent pre-existing belief systems, with learning unfolding as belief updating under cognitive and political constraints (Sabatier &amp; Jenkins-Smith, 1993; Dudley et al., 2000). In ontological-epistemological terms, this positions learning closer to a presuppositionist, neo-positivist view in which beliefs structure information processing and observable belief change becomes a primary empirical trace of </w:t>
        </w:r>
      </w:ins>
      <w:r w:rsidRPr="007668B9">
        <w:rPr>
          <w:rFonts w:ascii="Times New Roman" w:hAnsi="Times New Roman" w:cs="Times New Roman"/>
          <w:color w:val="000000" w:themeColor="text1"/>
        </w:rPr>
        <w:t>learning</w:t>
      </w:r>
      <w:del w:id="414" w:author="Bishoy Zaki" w:date="2026-02-16T14:24:00Z" w16du:dateUtc="2026-02-16T13:24:00Z">
        <w:r w:rsidR="001B54B5" w:rsidRPr="00EE26F4">
          <w:rPr>
            <w:rFonts w:ascii="Times New Roman" w:hAnsi="Times New Roman" w:cs="Times New Roman"/>
            <w:color w:val="000000" w:themeColor="text1"/>
          </w:rPr>
          <w:delText xml:space="preserve"> as a social process involving the negotiation of problem definitions, communication, interpretation, understanding, and assessment of solutions (Grin &amp; Van De Graaf, 1996). Conversely, other perspectives examine how actors process new information, primarily through pre-existing coherent belief systems (Dudley et al., 2000; Sabatier &amp; Jenkins-Smith, 1993).</w:delText>
        </w:r>
      </w:del>
      <w:ins w:id="415" w:author="Bishoy Zaki" w:date="2026-02-16T14:24:00Z" w16du:dateUtc="2026-02-16T13:24:00Z">
        <w:r w:rsidRPr="007668B9">
          <w:rPr>
            <w:rFonts w:ascii="Times New Roman" w:hAnsi="Times New Roman" w:cs="Times New Roman"/>
            <w:color w:val="000000" w:themeColor="text1"/>
          </w:rPr>
          <w:t>.</w:t>
        </w:r>
      </w:ins>
    </w:p>
    <w:p w14:paraId="5F2DF60B" w14:textId="47AE3A29" w:rsidR="00580CB4" w:rsidRPr="00580CB4" w:rsidRDefault="00580CB4">
      <w:pPr>
        <w:spacing w:line="480" w:lineRule="auto"/>
        <w:ind w:firstLine="720"/>
        <w:jc w:val="both"/>
        <w:rPr>
          <w:rFonts w:ascii="Times New Roman" w:hAnsi="Times New Roman" w:cs="Times New Roman"/>
          <w:color w:val="000000" w:themeColor="text1"/>
        </w:rPr>
        <w:pPrChange w:id="416" w:author="Bishoy Zaki" w:date="2026-02-16T14:24:00Z" w16du:dateUtc="2026-02-16T13:24:00Z">
          <w:pPr/>
        </w:pPrChange>
      </w:pPr>
      <w:r w:rsidRPr="00580CB4">
        <w:rPr>
          <w:rFonts w:ascii="Times New Roman" w:hAnsi="Times New Roman" w:cs="Times New Roman"/>
          <w:color w:val="000000" w:themeColor="text1"/>
        </w:rPr>
        <w:t>This diverse ontological</w:t>
      </w:r>
      <w:del w:id="417" w:author="Bishoy Zaki" w:date="2026-02-16T14:24:00Z" w16du:dateUtc="2026-02-16T13:24:00Z">
        <w:r w:rsidR="001B54B5" w:rsidRPr="00EE26F4">
          <w:rPr>
            <w:rFonts w:ascii="Times New Roman" w:hAnsi="Times New Roman" w:cs="Times New Roman"/>
            <w:color w:val="000000" w:themeColor="text1"/>
          </w:rPr>
          <w:delText>-</w:delText>
        </w:r>
      </w:del>
      <w:ins w:id="418" w:author="Bishoy Zaki" w:date="2026-02-16T14:24:00Z" w16du:dateUtc="2026-02-16T13:24:00Z">
        <w:r w:rsidRPr="00580CB4">
          <w:rPr>
            <w:rFonts w:ascii="Times New Roman" w:hAnsi="Times New Roman" w:cs="Times New Roman"/>
            <w:color w:val="000000" w:themeColor="text1"/>
          </w:rPr>
          <w:t xml:space="preserve"> and </w:t>
        </w:r>
      </w:ins>
      <w:r w:rsidRPr="00580CB4">
        <w:rPr>
          <w:rFonts w:ascii="Times New Roman" w:hAnsi="Times New Roman" w:cs="Times New Roman"/>
          <w:color w:val="000000" w:themeColor="text1"/>
        </w:rPr>
        <w:t xml:space="preserve">epistemological foundation </w:t>
      </w:r>
      <w:del w:id="419" w:author="Bishoy Zaki" w:date="2026-02-16T14:24:00Z" w16du:dateUtc="2026-02-16T13:24:00Z">
        <w:r w:rsidR="001B54B5" w:rsidRPr="00EE26F4">
          <w:rPr>
            <w:rFonts w:ascii="Times New Roman" w:hAnsi="Times New Roman" w:cs="Times New Roman"/>
            <w:color w:val="000000" w:themeColor="text1"/>
          </w:rPr>
          <w:delText>has also spilled</w:delText>
        </w:r>
      </w:del>
      <w:ins w:id="420" w:author="Bishoy Zaki" w:date="2026-02-16T14:24:00Z" w16du:dateUtc="2026-02-16T13:24:00Z">
        <w:r w:rsidRPr="00580CB4">
          <w:rPr>
            <w:rFonts w:ascii="Times New Roman" w:hAnsi="Times New Roman" w:cs="Times New Roman"/>
            <w:color w:val="000000" w:themeColor="text1"/>
          </w:rPr>
          <w:t>spills</w:t>
        </w:r>
      </w:ins>
      <w:r w:rsidRPr="00580CB4">
        <w:rPr>
          <w:rFonts w:ascii="Times New Roman" w:hAnsi="Times New Roman" w:cs="Times New Roman"/>
          <w:color w:val="000000" w:themeColor="text1"/>
        </w:rPr>
        <w:t xml:space="preserve"> over </w:t>
      </w:r>
      <w:del w:id="421" w:author="Bishoy Zaki" w:date="2026-02-16T14:24:00Z" w16du:dateUtc="2026-02-16T13:24:00Z">
        <w:r w:rsidR="001B54B5" w:rsidRPr="00EE26F4">
          <w:rPr>
            <w:rFonts w:ascii="Times New Roman" w:hAnsi="Times New Roman" w:cs="Times New Roman"/>
            <w:color w:val="000000" w:themeColor="text1"/>
          </w:rPr>
          <w:delText>to</w:delText>
        </w:r>
      </w:del>
      <w:ins w:id="422" w:author="Bishoy Zaki" w:date="2026-02-16T14:24:00Z" w16du:dateUtc="2026-02-16T13:24:00Z">
        <w:r w:rsidRPr="00580CB4">
          <w:rPr>
            <w:rFonts w:ascii="Times New Roman" w:hAnsi="Times New Roman" w:cs="Times New Roman"/>
            <w:color w:val="000000" w:themeColor="text1"/>
          </w:rPr>
          <w:t>into</w:t>
        </w:r>
      </w:ins>
      <w:r w:rsidRPr="00580CB4">
        <w:rPr>
          <w:rFonts w:ascii="Times New Roman" w:hAnsi="Times New Roman" w:cs="Times New Roman"/>
          <w:color w:val="000000" w:themeColor="text1"/>
        </w:rPr>
        <w:t xml:space="preserve"> the field’s conceptual landscape, </w:t>
      </w:r>
      <w:del w:id="423" w:author="Bishoy Zaki" w:date="2026-02-16T14:24:00Z" w16du:dateUtc="2026-02-16T13:24:00Z">
        <w:r w:rsidR="001B54B5" w:rsidRPr="00EE26F4">
          <w:rPr>
            <w:rFonts w:ascii="Times New Roman" w:hAnsi="Times New Roman" w:cs="Times New Roman"/>
            <w:color w:val="000000" w:themeColor="text1"/>
          </w:rPr>
          <w:delText>boasting many</w:delText>
        </w:r>
      </w:del>
      <w:ins w:id="424" w:author="Bishoy Zaki" w:date="2026-02-16T14:24:00Z" w16du:dateUtc="2026-02-16T13:24:00Z">
        <w:r w:rsidRPr="00580CB4">
          <w:rPr>
            <w:rFonts w:ascii="Times New Roman" w:hAnsi="Times New Roman" w:cs="Times New Roman"/>
            <w:color w:val="000000" w:themeColor="text1"/>
          </w:rPr>
          <w:t>where policy learning is associated with a wide range of</w:t>
        </w:r>
      </w:ins>
      <w:r w:rsidRPr="00580CB4">
        <w:rPr>
          <w:rFonts w:ascii="Times New Roman" w:hAnsi="Times New Roman" w:cs="Times New Roman"/>
          <w:color w:val="000000" w:themeColor="text1"/>
        </w:rPr>
        <w:t xml:space="preserve"> definitions and </w:t>
      </w:r>
      <w:ins w:id="425" w:author="Bishoy Zaki" w:date="2026-02-16T14:24:00Z" w16du:dateUtc="2026-02-16T13:24:00Z">
        <w:r w:rsidRPr="00580CB4">
          <w:rPr>
            <w:rFonts w:ascii="Times New Roman" w:hAnsi="Times New Roman" w:cs="Times New Roman"/>
            <w:color w:val="000000" w:themeColor="text1"/>
          </w:rPr>
          <w:t xml:space="preserve">partially overlapping </w:t>
        </w:r>
      </w:ins>
      <w:r w:rsidRPr="00580CB4">
        <w:rPr>
          <w:rFonts w:ascii="Times New Roman" w:hAnsi="Times New Roman" w:cs="Times New Roman"/>
          <w:color w:val="000000" w:themeColor="text1"/>
        </w:rPr>
        <w:t xml:space="preserve">conceptual approaches. </w:t>
      </w:r>
      <w:del w:id="426" w:author="Bishoy Zaki" w:date="2026-02-16T14:24:00Z" w16du:dateUtc="2026-02-16T13:24:00Z">
        <w:r w:rsidR="001B54B5" w:rsidRPr="00EE26F4">
          <w:rPr>
            <w:rFonts w:ascii="Times New Roman" w:hAnsi="Times New Roman" w:cs="Times New Roman"/>
            <w:color w:val="000000" w:themeColor="text1"/>
          </w:rPr>
          <w:delText>According to a recent review by Zaki et al. (2022), there are over 30</w:delText>
        </w:r>
      </w:del>
      <w:ins w:id="427" w:author="Bishoy Zaki" w:date="2026-02-16T14:24:00Z" w16du:dateUtc="2026-02-16T13:24:00Z">
        <w:r w:rsidR="00816C05" w:rsidRPr="0098791A">
          <w:rPr>
            <w:rFonts w:ascii="Times New Roman" w:hAnsi="Times New Roman" w:cs="Times New Roman"/>
            <w:color w:val="000000" w:themeColor="text1"/>
          </w:rPr>
          <w:t>Literature reviews identify</w:t>
        </w:r>
        <w:r w:rsidRPr="00580CB4">
          <w:rPr>
            <w:rFonts w:ascii="Times New Roman" w:hAnsi="Times New Roman" w:cs="Times New Roman"/>
            <w:color w:val="000000" w:themeColor="text1"/>
          </w:rPr>
          <w:t xml:space="preserve"> more than thirty</w:t>
        </w:r>
      </w:ins>
      <w:r w:rsidRPr="00580CB4">
        <w:rPr>
          <w:rFonts w:ascii="Times New Roman" w:hAnsi="Times New Roman" w:cs="Times New Roman"/>
          <w:color w:val="000000" w:themeColor="text1"/>
        </w:rPr>
        <w:t xml:space="preserve"> distinct definitions of </w:t>
      </w:r>
      <w:ins w:id="428" w:author="Bishoy Zaki" w:date="2026-02-16T14:24:00Z" w16du:dateUtc="2026-02-16T13:24:00Z">
        <w:r w:rsidRPr="00580CB4">
          <w:rPr>
            <w:rFonts w:ascii="Times New Roman" w:hAnsi="Times New Roman" w:cs="Times New Roman"/>
            <w:color w:val="000000" w:themeColor="text1"/>
          </w:rPr>
          <w:t xml:space="preserve">policy </w:t>
        </w:r>
      </w:ins>
      <w:r w:rsidRPr="00580CB4">
        <w:rPr>
          <w:rFonts w:ascii="Times New Roman" w:hAnsi="Times New Roman" w:cs="Times New Roman"/>
          <w:color w:val="000000" w:themeColor="text1"/>
        </w:rPr>
        <w:t xml:space="preserve">learning in </w:t>
      </w:r>
      <w:ins w:id="429" w:author="Bishoy Zaki" w:date="2026-02-16T14:24:00Z" w16du:dateUtc="2026-02-16T13:24:00Z">
        <w:r w:rsidRPr="00580CB4">
          <w:rPr>
            <w:rFonts w:ascii="Times New Roman" w:hAnsi="Times New Roman" w:cs="Times New Roman"/>
            <w:color w:val="000000" w:themeColor="text1"/>
          </w:rPr>
          <w:t xml:space="preserve">the </w:t>
        </w:r>
      </w:ins>
      <w:r w:rsidRPr="00580CB4">
        <w:rPr>
          <w:rFonts w:ascii="Times New Roman" w:hAnsi="Times New Roman" w:cs="Times New Roman"/>
          <w:color w:val="000000" w:themeColor="text1"/>
        </w:rPr>
        <w:t>public policy literature</w:t>
      </w:r>
      <w:del w:id="430" w:author="Bishoy Zaki" w:date="2026-02-16T14:24:00Z" w16du:dateUtc="2026-02-16T13:24:00Z">
        <w:r w:rsidR="001B54B5" w:rsidRPr="00EE26F4">
          <w:rPr>
            <w:rFonts w:ascii="Times New Roman" w:hAnsi="Times New Roman" w:cs="Times New Roman"/>
            <w:color w:val="000000" w:themeColor="text1"/>
          </w:rPr>
          <w:delText>. The</w:delText>
        </w:r>
      </w:del>
      <w:ins w:id="431" w:author="Bishoy Zaki" w:date="2026-02-16T14:24:00Z" w16du:dateUtc="2026-02-16T13:24:00Z">
        <w:r w:rsidRPr="00580CB4">
          <w:rPr>
            <w:rFonts w:ascii="Times New Roman" w:hAnsi="Times New Roman" w:cs="Times New Roman"/>
            <w:color w:val="000000" w:themeColor="text1"/>
          </w:rPr>
          <w:t xml:space="preserve"> (Zaki et al., 2022). Among the</w:t>
        </w:r>
      </w:ins>
      <w:r w:rsidRPr="00580CB4">
        <w:rPr>
          <w:rFonts w:ascii="Times New Roman" w:hAnsi="Times New Roman" w:cs="Times New Roman"/>
          <w:color w:val="000000" w:themeColor="text1"/>
        </w:rPr>
        <w:t xml:space="preserve"> most prominent </w:t>
      </w:r>
      <w:del w:id="432" w:author="Bishoy Zaki" w:date="2026-02-16T14:24:00Z" w16du:dateUtc="2026-02-16T13:24:00Z">
        <w:r w:rsidR="001B54B5" w:rsidRPr="00EE26F4">
          <w:rPr>
            <w:rFonts w:ascii="Times New Roman" w:hAnsi="Times New Roman" w:cs="Times New Roman"/>
            <w:color w:val="000000" w:themeColor="text1"/>
          </w:rPr>
          <w:delText>definition of learning follows</w:delText>
        </w:r>
      </w:del>
      <w:ins w:id="433" w:author="Bishoy Zaki" w:date="2026-02-16T14:24:00Z" w16du:dateUtc="2026-02-16T13:24:00Z">
        <w:r w:rsidRPr="00580CB4">
          <w:rPr>
            <w:rFonts w:ascii="Times New Roman" w:hAnsi="Times New Roman" w:cs="Times New Roman"/>
            <w:color w:val="000000" w:themeColor="text1"/>
          </w:rPr>
          <w:t>is</w:t>
        </w:r>
      </w:ins>
      <w:r w:rsidRPr="00580CB4">
        <w:rPr>
          <w:rFonts w:ascii="Times New Roman" w:hAnsi="Times New Roman" w:cs="Times New Roman"/>
          <w:color w:val="000000" w:themeColor="text1"/>
        </w:rPr>
        <w:t xml:space="preserve"> the Advocacy Coalition </w:t>
      </w:r>
      <w:del w:id="434" w:author="Bishoy Zaki" w:date="2026-02-16T14:24:00Z" w16du:dateUtc="2026-02-16T13:24:00Z">
        <w:r w:rsidR="001B54B5" w:rsidRPr="00EE26F4">
          <w:rPr>
            <w:rFonts w:ascii="Times New Roman" w:hAnsi="Times New Roman" w:cs="Times New Roman"/>
            <w:color w:val="000000" w:themeColor="text1"/>
          </w:rPr>
          <w:delText xml:space="preserve">Framework (ACF) (Sabatier &amp; Jenkins-Smith, 1993), </w:delText>
        </w:r>
        <w:r w:rsidR="001B54B5" w:rsidRPr="00EE26F4">
          <w:rPr>
            <w:rFonts w:ascii="Times New Roman" w:hAnsi="Times New Roman" w:cs="Times New Roman"/>
            <w:color w:val="000000" w:themeColor="text1"/>
          </w:rPr>
          <w:lastRenderedPageBreak/>
          <w:delText>viewing</w:delText>
        </w:r>
      </w:del>
      <w:ins w:id="435" w:author="Bishoy Zaki" w:date="2026-02-16T14:24:00Z" w16du:dateUtc="2026-02-16T13:24:00Z">
        <w:r w:rsidRPr="00580CB4">
          <w:rPr>
            <w:rFonts w:ascii="Times New Roman" w:hAnsi="Times New Roman" w:cs="Times New Roman"/>
            <w:color w:val="000000" w:themeColor="text1"/>
          </w:rPr>
          <w:t>Framework’s formulation, which treats</w:t>
        </w:r>
      </w:ins>
      <w:r w:rsidRPr="00580CB4">
        <w:rPr>
          <w:rFonts w:ascii="Times New Roman" w:hAnsi="Times New Roman" w:cs="Times New Roman"/>
          <w:color w:val="000000" w:themeColor="text1"/>
        </w:rPr>
        <w:t xml:space="preserve"> learning as enduring changes in </w:t>
      </w:r>
      <w:del w:id="436" w:author="Bishoy Zaki" w:date="2026-02-16T14:24:00Z" w16du:dateUtc="2026-02-16T13:24:00Z">
        <w:r w:rsidR="001B54B5" w:rsidRPr="00EE26F4">
          <w:rPr>
            <w:rFonts w:ascii="Times New Roman" w:hAnsi="Times New Roman" w:cs="Times New Roman"/>
            <w:color w:val="000000" w:themeColor="text1"/>
          </w:rPr>
          <w:delText>thoughts</w:delText>
        </w:r>
      </w:del>
      <w:ins w:id="437" w:author="Bishoy Zaki" w:date="2026-02-16T14:24:00Z" w16du:dateUtc="2026-02-16T13:24:00Z">
        <w:r w:rsidRPr="00580CB4">
          <w:rPr>
            <w:rFonts w:ascii="Times New Roman" w:hAnsi="Times New Roman" w:cs="Times New Roman"/>
            <w:color w:val="000000" w:themeColor="text1"/>
          </w:rPr>
          <w:t>thought</w:t>
        </w:r>
      </w:ins>
      <w:r w:rsidRPr="00580CB4">
        <w:rPr>
          <w:rFonts w:ascii="Times New Roman" w:hAnsi="Times New Roman" w:cs="Times New Roman"/>
          <w:color w:val="000000" w:themeColor="text1"/>
        </w:rPr>
        <w:t xml:space="preserve">, beliefs, or behavioral intentions </w:t>
      </w:r>
      <w:del w:id="438" w:author="Bishoy Zaki" w:date="2026-02-16T14:24:00Z" w16du:dateUtc="2026-02-16T13:24:00Z">
        <w:r w:rsidR="001B54B5" w:rsidRPr="00EE26F4">
          <w:rPr>
            <w:rFonts w:ascii="Times New Roman" w:hAnsi="Times New Roman" w:cs="Times New Roman"/>
            <w:color w:val="000000" w:themeColor="text1"/>
          </w:rPr>
          <w:delText>regarding</w:delText>
        </w:r>
      </w:del>
      <w:ins w:id="439" w:author="Bishoy Zaki" w:date="2026-02-16T14:24:00Z" w16du:dateUtc="2026-02-16T13:24:00Z">
        <w:r w:rsidRPr="00580CB4">
          <w:rPr>
            <w:rFonts w:ascii="Times New Roman" w:hAnsi="Times New Roman" w:cs="Times New Roman"/>
            <w:color w:val="000000" w:themeColor="text1"/>
          </w:rPr>
          <w:t>concerning</w:t>
        </w:r>
      </w:ins>
      <w:r w:rsidRPr="00580CB4">
        <w:rPr>
          <w:rFonts w:ascii="Times New Roman" w:hAnsi="Times New Roman" w:cs="Times New Roman"/>
          <w:color w:val="000000" w:themeColor="text1"/>
        </w:rPr>
        <w:t xml:space="preserve"> policy problems</w:t>
      </w:r>
      <w:del w:id="440" w:author="Bishoy Zaki" w:date="2026-02-16T14:24:00Z" w16du:dateUtc="2026-02-16T13:24:00Z">
        <w:r w:rsidR="001B54B5" w:rsidRPr="00EE26F4">
          <w:rPr>
            <w:rFonts w:ascii="Times New Roman" w:hAnsi="Times New Roman" w:cs="Times New Roman"/>
            <w:color w:val="000000" w:themeColor="text1"/>
          </w:rPr>
          <w:delText>.</w:delText>
        </w:r>
      </w:del>
      <w:ins w:id="441" w:author="Bishoy Zaki" w:date="2026-02-16T14:24:00Z" w16du:dateUtc="2026-02-16T13:24:00Z">
        <w:r w:rsidRPr="00580CB4">
          <w:rPr>
            <w:rFonts w:ascii="Times New Roman" w:hAnsi="Times New Roman" w:cs="Times New Roman"/>
            <w:color w:val="000000" w:themeColor="text1"/>
          </w:rPr>
          <w:t xml:space="preserve"> (Sabatier &amp; Jenkins-Smith, 1993).</w:t>
        </w:r>
      </w:ins>
      <w:r w:rsidRPr="00580CB4">
        <w:rPr>
          <w:rFonts w:ascii="Times New Roman" w:hAnsi="Times New Roman" w:cs="Times New Roman"/>
          <w:color w:val="000000" w:themeColor="text1"/>
        </w:rPr>
        <w:t xml:space="preserve"> Other </w:t>
      </w:r>
      <w:del w:id="442" w:author="Bishoy Zaki" w:date="2026-02-16T14:24:00Z" w16du:dateUtc="2026-02-16T13:24:00Z">
        <w:r w:rsidR="001B54B5" w:rsidRPr="00EE26F4">
          <w:rPr>
            <w:rFonts w:ascii="Times New Roman" w:hAnsi="Times New Roman" w:cs="Times New Roman"/>
            <w:color w:val="000000" w:themeColor="text1"/>
          </w:rPr>
          <w:delText xml:space="preserve">scholars, such as Hall (1993), view </w:delText>
        </w:r>
      </w:del>
      <w:ins w:id="443" w:author="Bishoy Zaki" w:date="2026-02-16T14:24:00Z" w16du:dateUtc="2026-02-16T13:24:00Z">
        <w:r w:rsidRPr="00580CB4">
          <w:rPr>
            <w:rFonts w:ascii="Times New Roman" w:hAnsi="Times New Roman" w:cs="Times New Roman"/>
            <w:color w:val="000000" w:themeColor="text1"/>
          </w:rPr>
          <w:t xml:space="preserve">influential definitions conceptualize </w:t>
        </w:r>
      </w:ins>
      <w:r w:rsidRPr="00580CB4">
        <w:rPr>
          <w:rFonts w:ascii="Times New Roman" w:hAnsi="Times New Roman" w:cs="Times New Roman"/>
          <w:color w:val="000000" w:themeColor="text1"/>
        </w:rPr>
        <w:t xml:space="preserve">learning </w:t>
      </w:r>
      <w:ins w:id="444" w:author="Bishoy Zaki" w:date="2026-02-16T14:24:00Z" w16du:dateUtc="2026-02-16T13:24:00Z">
        <w:r w:rsidRPr="00580CB4">
          <w:rPr>
            <w:rFonts w:ascii="Times New Roman" w:hAnsi="Times New Roman" w:cs="Times New Roman"/>
            <w:color w:val="000000" w:themeColor="text1"/>
          </w:rPr>
          <w:t xml:space="preserve">more instrumentally </w:t>
        </w:r>
      </w:ins>
      <w:r w:rsidRPr="00580CB4">
        <w:rPr>
          <w:rFonts w:ascii="Times New Roman" w:hAnsi="Times New Roman" w:cs="Times New Roman"/>
          <w:color w:val="000000" w:themeColor="text1"/>
        </w:rPr>
        <w:t xml:space="preserve">as </w:t>
      </w:r>
      <w:del w:id="445" w:author="Bishoy Zaki" w:date="2026-02-16T14:24:00Z" w16du:dateUtc="2026-02-16T13:24:00Z">
        <w:r w:rsidR="001B54B5" w:rsidRPr="00EE26F4">
          <w:rPr>
            <w:rFonts w:ascii="Times New Roman" w:hAnsi="Times New Roman" w:cs="Times New Roman"/>
            <w:color w:val="000000" w:themeColor="text1"/>
          </w:rPr>
          <w:delText xml:space="preserve">a </w:delText>
        </w:r>
      </w:del>
      <w:r w:rsidRPr="00580CB4">
        <w:rPr>
          <w:rFonts w:ascii="Times New Roman" w:hAnsi="Times New Roman" w:cs="Times New Roman"/>
          <w:color w:val="000000" w:themeColor="text1"/>
        </w:rPr>
        <w:t xml:space="preserve">deliberate </w:t>
      </w:r>
      <w:del w:id="446" w:author="Bishoy Zaki" w:date="2026-02-16T14:24:00Z" w16du:dateUtc="2026-02-16T13:24:00Z">
        <w:r w:rsidR="001B54B5" w:rsidRPr="00EE26F4">
          <w:rPr>
            <w:rFonts w:ascii="Times New Roman" w:hAnsi="Times New Roman" w:cs="Times New Roman"/>
            <w:color w:val="000000" w:themeColor="text1"/>
          </w:rPr>
          <w:delText xml:space="preserve">attempt to adjust the </w:delText>
        </w:r>
      </w:del>
      <w:ins w:id="447" w:author="Bishoy Zaki" w:date="2026-02-16T14:24:00Z" w16du:dateUtc="2026-02-16T13:24:00Z">
        <w:r w:rsidRPr="00580CB4">
          <w:rPr>
            <w:rFonts w:ascii="Times New Roman" w:hAnsi="Times New Roman" w:cs="Times New Roman"/>
            <w:color w:val="000000" w:themeColor="text1"/>
          </w:rPr>
          <w:t xml:space="preserve">adjustment of policy </w:t>
        </w:r>
      </w:ins>
      <w:r w:rsidRPr="00580CB4">
        <w:rPr>
          <w:rFonts w:ascii="Times New Roman" w:hAnsi="Times New Roman" w:cs="Times New Roman"/>
          <w:color w:val="000000" w:themeColor="text1"/>
        </w:rPr>
        <w:t xml:space="preserve">goals </w:t>
      </w:r>
      <w:del w:id="448" w:author="Bishoy Zaki" w:date="2026-02-16T14:24:00Z" w16du:dateUtc="2026-02-16T13:24:00Z">
        <w:r w:rsidR="001B54B5" w:rsidRPr="00EE26F4">
          <w:rPr>
            <w:rFonts w:ascii="Times New Roman" w:hAnsi="Times New Roman" w:cs="Times New Roman"/>
            <w:color w:val="000000" w:themeColor="text1"/>
          </w:rPr>
          <w:delText>or</w:delText>
        </w:r>
      </w:del>
      <w:ins w:id="449" w:author="Bishoy Zaki" w:date="2026-02-16T14:24:00Z" w16du:dateUtc="2026-02-16T13:24:00Z">
        <w:r w:rsidRPr="00580CB4">
          <w:rPr>
            <w:rFonts w:ascii="Times New Roman" w:hAnsi="Times New Roman" w:cs="Times New Roman"/>
            <w:color w:val="000000" w:themeColor="text1"/>
          </w:rPr>
          <w:t>and</w:t>
        </w:r>
      </w:ins>
      <w:r w:rsidRPr="00580CB4">
        <w:rPr>
          <w:rFonts w:ascii="Times New Roman" w:hAnsi="Times New Roman" w:cs="Times New Roman"/>
          <w:color w:val="000000" w:themeColor="text1"/>
        </w:rPr>
        <w:t xml:space="preserve"> techniques </w:t>
      </w:r>
      <w:del w:id="450" w:author="Bishoy Zaki" w:date="2026-02-16T14:24:00Z" w16du:dateUtc="2026-02-16T13:24:00Z">
        <w:r w:rsidR="001B54B5" w:rsidRPr="00EE26F4">
          <w:rPr>
            <w:rFonts w:ascii="Times New Roman" w:hAnsi="Times New Roman" w:cs="Times New Roman"/>
            <w:color w:val="000000" w:themeColor="text1"/>
          </w:rPr>
          <w:delText xml:space="preserve">of policy </w:delText>
        </w:r>
      </w:del>
      <w:r w:rsidRPr="00580CB4">
        <w:rPr>
          <w:rFonts w:ascii="Times New Roman" w:hAnsi="Times New Roman" w:cs="Times New Roman"/>
          <w:color w:val="000000" w:themeColor="text1"/>
        </w:rPr>
        <w:t>in response to experience and new information</w:t>
      </w:r>
      <w:del w:id="451" w:author="Bishoy Zaki" w:date="2026-02-16T14:24:00Z" w16du:dateUtc="2026-02-16T13:24:00Z">
        <w:r w:rsidR="001B54B5" w:rsidRPr="00EE26F4">
          <w:rPr>
            <w:rFonts w:ascii="Times New Roman" w:hAnsi="Times New Roman" w:cs="Times New Roman"/>
            <w:color w:val="000000" w:themeColor="text1"/>
          </w:rPr>
          <w:delText>. On the other hand, we also have definitions that leverage</w:delText>
        </w:r>
      </w:del>
      <w:ins w:id="452" w:author="Bishoy Zaki" w:date="2026-02-16T14:24:00Z" w16du:dateUtc="2026-02-16T13:24:00Z">
        <w:r w:rsidRPr="00580CB4">
          <w:rPr>
            <w:rFonts w:ascii="Times New Roman" w:hAnsi="Times New Roman" w:cs="Times New Roman"/>
            <w:color w:val="000000" w:themeColor="text1"/>
          </w:rPr>
          <w:t xml:space="preserve"> (Hall, 1993). Beyond these, some work mobilizes</w:t>
        </w:r>
      </w:ins>
      <w:r w:rsidRPr="00580CB4">
        <w:rPr>
          <w:rFonts w:ascii="Times New Roman" w:hAnsi="Times New Roman" w:cs="Times New Roman"/>
          <w:color w:val="000000" w:themeColor="text1"/>
        </w:rPr>
        <w:t xml:space="preserve"> policy learning as an umbrella </w:t>
      </w:r>
      <w:del w:id="453" w:author="Bishoy Zaki" w:date="2026-02-16T14:24:00Z" w16du:dateUtc="2026-02-16T13:24:00Z">
        <w:r w:rsidR="001B54B5" w:rsidRPr="00EE26F4">
          <w:rPr>
            <w:rFonts w:ascii="Times New Roman" w:hAnsi="Times New Roman" w:cs="Times New Roman"/>
            <w:color w:val="000000" w:themeColor="text1"/>
          </w:rPr>
          <w:delText>concept for several similar phenomena encompassing the general</w:delText>
        </w:r>
      </w:del>
      <w:ins w:id="454" w:author="Bishoy Zaki" w:date="2026-02-16T14:24:00Z" w16du:dateUtc="2026-02-16T13:24:00Z">
        <w:r w:rsidRPr="00580CB4">
          <w:rPr>
            <w:rFonts w:ascii="Times New Roman" w:hAnsi="Times New Roman" w:cs="Times New Roman"/>
            <w:color w:val="000000" w:themeColor="text1"/>
          </w:rPr>
          <w:t>that captures the broader</w:t>
        </w:r>
      </w:ins>
      <w:r w:rsidRPr="00580CB4">
        <w:rPr>
          <w:rFonts w:ascii="Times New Roman" w:hAnsi="Times New Roman" w:cs="Times New Roman"/>
          <w:color w:val="000000" w:themeColor="text1"/>
        </w:rPr>
        <w:t xml:space="preserve"> mobility of ideas </w:t>
      </w:r>
      <w:del w:id="455" w:author="Bishoy Zaki" w:date="2026-02-16T14:24:00Z" w16du:dateUtc="2026-02-16T13:24:00Z">
        <w:r w:rsidR="001B54B5" w:rsidRPr="00EE26F4">
          <w:rPr>
            <w:rFonts w:ascii="Times New Roman" w:hAnsi="Times New Roman" w:cs="Times New Roman"/>
            <w:color w:val="000000" w:themeColor="text1"/>
          </w:rPr>
          <w:delText>covering varieties of</w:delText>
        </w:r>
      </w:del>
      <w:ins w:id="456" w:author="Bishoy Zaki" w:date="2026-02-16T14:24:00Z" w16du:dateUtc="2026-02-16T13:24:00Z">
        <w:r w:rsidRPr="00580CB4">
          <w:rPr>
            <w:rFonts w:ascii="Times New Roman" w:hAnsi="Times New Roman" w:cs="Times New Roman"/>
            <w:color w:val="000000" w:themeColor="text1"/>
          </w:rPr>
          <w:t>and practices, encompassing phenomena such as lesson drawing,</w:t>
        </w:r>
      </w:ins>
      <w:r w:rsidRPr="00580CB4">
        <w:rPr>
          <w:rFonts w:ascii="Times New Roman" w:hAnsi="Times New Roman" w:cs="Times New Roman"/>
          <w:color w:val="000000" w:themeColor="text1"/>
        </w:rPr>
        <w:t xml:space="preserve"> emulation, transfer, and </w:t>
      </w:r>
      <w:del w:id="457" w:author="Bishoy Zaki" w:date="2026-02-16T14:24:00Z" w16du:dateUtc="2026-02-16T13:24:00Z">
        <w:r w:rsidR="001B54B5" w:rsidRPr="00EE26F4">
          <w:rPr>
            <w:rFonts w:ascii="Times New Roman" w:hAnsi="Times New Roman" w:cs="Times New Roman"/>
            <w:color w:val="000000" w:themeColor="text1"/>
          </w:rPr>
          <w:delText>lesson drawing where knowledge about policies, solutions, and administrative arrangements flow</w:delText>
        </w:r>
      </w:del>
      <w:ins w:id="458" w:author="Bishoy Zaki" w:date="2026-02-16T14:24:00Z" w16du:dateUtc="2026-02-16T13:24:00Z">
        <w:r w:rsidRPr="00580CB4">
          <w:rPr>
            <w:rFonts w:ascii="Times New Roman" w:hAnsi="Times New Roman" w:cs="Times New Roman"/>
            <w:color w:val="000000" w:themeColor="text1"/>
          </w:rPr>
          <w:t>diffusion</w:t>
        </w:r>
      </w:ins>
      <w:r w:rsidRPr="00580CB4">
        <w:rPr>
          <w:rFonts w:ascii="Times New Roman" w:hAnsi="Times New Roman" w:cs="Times New Roman"/>
          <w:color w:val="000000" w:themeColor="text1"/>
        </w:rPr>
        <w:t xml:space="preserve"> across time and</w:t>
      </w:r>
      <w:del w:id="459" w:author="Bishoy Zaki" w:date="2026-02-16T14:24:00Z" w16du:dateUtc="2026-02-16T13:24:00Z">
        <w:r w:rsidR="001B54B5" w:rsidRPr="00EE26F4">
          <w:rPr>
            <w:rFonts w:ascii="Times New Roman" w:hAnsi="Times New Roman" w:cs="Times New Roman"/>
            <w:color w:val="000000" w:themeColor="text1"/>
          </w:rPr>
          <w:delText>/or</w:delText>
        </w:r>
      </w:del>
      <w:r w:rsidRPr="00580CB4">
        <w:rPr>
          <w:rFonts w:ascii="Times New Roman" w:hAnsi="Times New Roman" w:cs="Times New Roman"/>
          <w:color w:val="000000" w:themeColor="text1"/>
        </w:rPr>
        <w:t xml:space="preserve"> space (</w:t>
      </w:r>
      <w:ins w:id="460" w:author="Bishoy Zaki" w:date="2026-02-16T14:24:00Z" w16du:dateUtc="2026-02-16T13:24:00Z">
        <w:r w:rsidR="009B337D" w:rsidRPr="0098791A">
          <w:rPr>
            <w:rFonts w:ascii="Times New Roman" w:hAnsi="Times New Roman" w:cs="Times New Roman"/>
            <w:color w:val="000000" w:themeColor="text1"/>
          </w:rPr>
          <w:t xml:space="preserve">see </w:t>
        </w:r>
      </w:ins>
      <w:r w:rsidRPr="00580CB4">
        <w:rPr>
          <w:rFonts w:ascii="Times New Roman" w:hAnsi="Times New Roman" w:cs="Times New Roman"/>
          <w:color w:val="000000" w:themeColor="text1"/>
        </w:rPr>
        <w:t xml:space="preserve">Giest, 2017). </w:t>
      </w:r>
      <w:del w:id="461" w:author="Bishoy Zaki" w:date="2026-02-16T14:24:00Z" w16du:dateUtc="2026-02-16T13:24:00Z">
        <w:r w:rsidR="001B54B5" w:rsidRPr="00EE26F4">
          <w:rPr>
            <w:rFonts w:ascii="Times New Roman" w:hAnsi="Times New Roman" w:cs="Times New Roman"/>
            <w:color w:val="000000" w:themeColor="text1"/>
          </w:rPr>
          <w:delText>Furthermore, there are also approaches that view policy</w:delText>
        </w:r>
      </w:del>
      <w:ins w:id="462" w:author="Bishoy Zaki" w:date="2026-02-16T14:24:00Z" w16du:dateUtc="2026-02-16T13:24:00Z">
        <w:r w:rsidRPr="00580CB4">
          <w:rPr>
            <w:rFonts w:ascii="Times New Roman" w:hAnsi="Times New Roman" w:cs="Times New Roman"/>
            <w:color w:val="000000" w:themeColor="text1"/>
          </w:rPr>
          <w:t>Other conceptualizations emphasize</w:t>
        </w:r>
      </w:ins>
      <w:r w:rsidRPr="00580CB4">
        <w:rPr>
          <w:rFonts w:ascii="Times New Roman" w:hAnsi="Times New Roman" w:cs="Times New Roman"/>
          <w:color w:val="000000" w:themeColor="text1"/>
        </w:rPr>
        <w:t xml:space="preserve"> learning as </w:t>
      </w:r>
      <w:del w:id="463" w:author="Bishoy Zaki" w:date="2026-02-16T14:24:00Z" w16du:dateUtc="2026-02-16T13:24:00Z">
        <w:r w:rsidR="001B54B5" w:rsidRPr="00EE26F4">
          <w:rPr>
            <w:rFonts w:ascii="Times New Roman" w:hAnsi="Times New Roman" w:cs="Times New Roman"/>
            <w:color w:val="000000" w:themeColor="text1"/>
          </w:rPr>
          <w:delText>a general</w:delText>
        </w:r>
      </w:del>
      <w:ins w:id="464" w:author="Bishoy Zaki" w:date="2026-02-16T14:24:00Z" w16du:dateUtc="2026-02-16T13:24:00Z">
        <w:r w:rsidRPr="00580CB4">
          <w:rPr>
            <w:rFonts w:ascii="Times New Roman" w:hAnsi="Times New Roman" w:cs="Times New Roman"/>
            <w:color w:val="000000" w:themeColor="text1"/>
          </w:rPr>
          <w:t>an</w:t>
        </w:r>
      </w:ins>
      <w:r w:rsidRPr="00580CB4">
        <w:rPr>
          <w:rFonts w:ascii="Times New Roman" w:hAnsi="Times New Roman" w:cs="Times New Roman"/>
          <w:color w:val="000000" w:themeColor="text1"/>
        </w:rPr>
        <w:t xml:space="preserve"> increase or update </w:t>
      </w:r>
      <w:del w:id="465" w:author="Bishoy Zaki" w:date="2026-02-16T14:24:00Z" w16du:dateUtc="2026-02-16T13:24:00Z">
        <w:r w:rsidR="001B54B5" w:rsidRPr="00EE26F4">
          <w:rPr>
            <w:rFonts w:ascii="Times New Roman" w:hAnsi="Times New Roman" w:cs="Times New Roman"/>
            <w:color w:val="000000" w:themeColor="text1"/>
          </w:rPr>
          <w:delText>of</w:delText>
        </w:r>
      </w:del>
      <w:ins w:id="466" w:author="Bishoy Zaki" w:date="2026-02-16T14:24:00Z" w16du:dateUtc="2026-02-16T13:24:00Z">
        <w:r w:rsidRPr="00580CB4">
          <w:rPr>
            <w:rFonts w:ascii="Times New Roman" w:hAnsi="Times New Roman" w:cs="Times New Roman"/>
            <w:color w:val="000000" w:themeColor="text1"/>
          </w:rPr>
          <w:t>in</w:t>
        </w:r>
      </w:ins>
      <w:r w:rsidRPr="00580CB4">
        <w:rPr>
          <w:rFonts w:ascii="Times New Roman" w:hAnsi="Times New Roman" w:cs="Times New Roman"/>
          <w:color w:val="000000" w:themeColor="text1"/>
        </w:rPr>
        <w:t xml:space="preserve"> knowledge about policy problems (Corbett et al., 2018), </w:t>
      </w:r>
      <w:del w:id="467" w:author="Bishoy Zaki" w:date="2026-02-16T14:24:00Z" w16du:dateUtc="2026-02-16T13:24:00Z">
        <w:r w:rsidR="001B54B5" w:rsidRPr="00EE26F4">
          <w:rPr>
            <w:rFonts w:ascii="Times New Roman" w:hAnsi="Times New Roman" w:cs="Times New Roman"/>
            <w:color w:val="000000" w:themeColor="text1"/>
          </w:rPr>
          <w:delText>rational reflections on public</w:delText>
        </w:r>
      </w:del>
      <w:ins w:id="468" w:author="Bishoy Zaki" w:date="2026-02-16T14:24:00Z" w16du:dateUtc="2026-02-16T13:24:00Z">
        <w:r w:rsidRPr="00580CB4">
          <w:rPr>
            <w:rFonts w:ascii="Times New Roman" w:hAnsi="Times New Roman" w:cs="Times New Roman"/>
            <w:color w:val="000000" w:themeColor="text1"/>
          </w:rPr>
          <w:t>as reflective reasoning about</w:t>
        </w:r>
      </w:ins>
      <w:r w:rsidRPr="00580CB4">
        <w:rPr>
          <w:rFonts w:ascii="Times New Roman" w:hAnsi="Times New Roman" w:cs="Times New Roman"/>
          <w:color w:val="000000" w:themeColor="text1"/>
        </w:rPr>
        <w:t xml:space="preserve"> policy using acquired knowledge and information (Newman &amp; Bird, 2017), or </w:t>
      </w:r>
      <w:del w:id="469" w:author="Bishoy Zaki" w:date="2026-02-16T14:24:00Z" w16du:dateUtc="2026-02-16T13:24:00Z">
        <w:r w:rsidR="001B54B5" w:rsidRPr="00EE26F4">
          <w:rPr>
            <w:rFonts w:ascii="Times New Roman" w:hAnsi="Times New Roman" w:cs="Times New Roman"/>
            <w:color w:val="000000" w:themeColor="text1"/>
          </w:rPr>
          <w:delText>the</w:delText>
        </w:r>
      </w:del>
      <w:ins w:id="470" w:author="Bishoy Zaki" w:date="2026-02-16T14:24:00Z" w16du:dateUtc="2026-02-16T13:24:00Z">
        <w:r w:rsidRPr="00580CB4">
          <w:rPr>
            <w:rFonts w:ascii="Times New Roman" w:hAnsi="Times New Roman" w:cs="Times New Roman"/>
            <w:color w:val="000000" w:themeColor="text1"/>
          </w:rPr>
          <w:t>as processes of</w:t>
        </w:r>
      </w:ins>
      <w:r w:rsidRPr="00580CB4">
        <w:rPr>
          <w:rFonts w:ascii="Times New Roman" w:hAnsi="Times New Roman" w:cs="Times New Roman"/>
          <w:color w:val="000000" w:themeColor="text1"/>
        </w:rPr>
        <w:t xml:space="preserve"> acquisition, translation, and dissemination of information among actors with </w:t>
      </w:r>
      <w:del w:id="471" w:author="Bishoy Zaki" w:date="2026-02-16T14:24:00Z" w16du:dateUtc="2026-02-16T13:24:00Z">
        <w:r w:rsidR="001B54B5" w:rsidRPr="00EE26F4">
          <w:rPr>
            <w:rFonts w:ascii="Times New Roman" w:hAnsi="Times New Roman" w:cs="Times New Roman"/>
            <w:color w:val="000000" w:themeColor="text1"/>
          </w:rPr>
          <w:delText>diverse</w:delText>
        </w:r>
      </w:del>
      <w:ins w:id="472" w:author="Bishoy Zaki" w:date="2026-02-16T14:24:00Z" w16du:dateUtc="2026-02-16T13:24:00Z">
        <w:r w:rsidRPr="00580CB4">
          <w:rPr>
            <w:rFonts w:ascii="Times New Roman" w:hAnsi="Times New Roman" w:cs="Times New Roman"/>
            <w:color w:val="000000" w:themeColor="text1"/>
          </w:rPr>
          <w:t>heterogeneous</w:t>
        </w:r>
      </w:ins>
      <w:r w:rsidRPr="00580CB4">
        <w:rPr>
          <w:rFonts w:ascii="Times New Roman" w:hAnsi="Times New Roman" w:cs="Times New Roman"/>
          <w:color w:val="000000" w:themeColor="text1"/>
        </w:rPr>
        <w:t xml:space="preserve"> knowledge bases (Heikkila &amp; Gerlak, 2013). </w:t>
      </w:r>
      <w:del w:id="473" w:author="Bishoy Zaki" w:date="2026-02-16T14:24:00Z" w16du:dateUtc="2026-02-16T13:24:00Z">
        <w:r w:rsidR="001B54B5" w:rsidRPr="00EE26F4">
          <w:rPr>
            <w:rFonts w:ascii="Times New Roman" w:hAnsi="Times New Roman" w:cs="Times New Roman"/>
            <w:color w:val="000000" w:themeColor="text1"/>
          </w:rPr>
          <w:delText>This is in addition to conceptual</w:delText>
        </w:r>
      </w:del>
      <w:ins w:id="474" w:author="Bishoy Zaki" w:date="2026-02-16T14:24:00Z" w16du:dateUtc="2026-02-16T13:24:00Z">
        <w:r w:rsidRPr="00580CB4">
          <w:rPr>
            <w:rFonts w:ascii="Times New Roman" w:hAnsi="Times New Roman" w:cs="Times New Roman"/>
            <w:color w:val="000000" w:themeColor="text1"/>
          </w:rPr>
          <w:t>Finally, some</w:t>
        </w:r>
      </w:ins>
      <w:r w:rsidRPr="00580CB4">
        <w:rPr>
          <w:rFonts w:ascii="Times New Roman" w:hAnsi="Times New Roman" w:cs="Times New Roman"/>
          <w:color w:val="000000" w:themeColor="text1"/>
        </w:rPr>
        <w:t xml:space="preserve"> approaches </w:t>
      </w:r>
      <w:del w:id="475" w:author="Bishoy Zaki" w:date="2026-02-16T14:24:00Z" w16du:dateUtc="2026-02-16T13:24:00Z">
        <w:r w:rsidR="001B54B5" w:rsidRPr="00EE26F4">
          <w:rPr>
            <w:rFonts w:ascii="Times New Roman" w:hAnsi="Times New Roman" w:cs="Times New Roman"/>
            <w:color w:val="000000" w:themeColor="text1"/>
          </w:rPr>
          <w:delText>that view</w:delText>
        </w:r>
      </w:del>
      <w:ins w:id="476" w:author="Bishoy Zaki" w:date="2026-02-16T14:24:00Z" w16du:dateUtc="2026-02-16T13:24:00Z">
        <w:r w:rsidR="005C4624">
          <w:rPr>
            <w:rFonts w:ascii="Times New Roman" w:hAnsi="Times New Roman" w:cs="Times New Roman"/>
            <w:color w:val="000000" w:themeColor="text1"/>
          </w:rPr>
          <w:t>treat</w:t>
        </w:r>
      </w:ins>
      <w:r w:rsidRPr="00580CB4">
        <w:rPr>
          <w:rFonts w:ascii="Times New Roman" w:hAnsi="Times New Roman" w:cs="Times New Roman"/>
          <w:color w:val="000000" w:themeColor="text1"/>
        </w:rPr>
        <w:t xml:space="preserve"> learning </w:t>
      </w:r>
      <w:r w:rsidR="005C4624">
        <w:rPr>
          <w:rFonts w:ascii="Times New Roman" w:hAnsi="Times New Roman" w:cs="Times New Roman"/>
          <w:color w:val="000000" w:themeColor="text1"/>
        </w:rPr>
        <w:t>as</w:t>
      </w:r>
      <w:r w:rsidRPr="00580CB4">
        <w:rPr>
          <w:rFonts w:ascii="Times New Roman" w:hAnsi="Times New Roman" w:cs="Times New Roman"/>
          <w:color w:val="000000" w:themeColor="text1"/>
        </w:rPr>
        <w:t xml:space="preserve"> a decision-making paradigm</w:t>
      </w:r>
      <w:del w:id="477" w:author="Bishoy Zaki" w:date="2026-02-16T14:24:00Z" w16du:dateUtc="2026-02-16T13:24:00Z">
        <w:r w:rsidR="001B54B5" w:rsidRPr="00EE26F4">
          <w:rPr>
            <w:rFonts w:ascii="Times New Roman" w:hAnsi="Times New Roman" w:cs="Times New Roman"/>
            <w:color w:val="000000" w:themeColor="text1"/>
          </w:rPr>
          <w:delText xml:space="preserve"> or an approach to </w:delText>
        </w:r>
      </w:del>
      <w:ins w:id="478" w:author="Bishoy Zaki" w:date="2026-02-16T14:24:00Z" w16du:dateUtc="2026-02-16T13:24:00Z">
        <w:r w:rsidRPr="00580CB4">
          <w:rPr>
            <w:rFonts w:ascii="Times New Roman" w:hAnsi="Times New Roman" w:cs="Times New Roman"/>
            <w:color w:val="000000" w:themeColor="text1"/>
          </w:rPr>
          <w:t xml:space="preserve">, where </w:t>
        </w:r>
      </w:ins>
      <w:r w:rsidRPr="00580CB4">
        <w:rPr>
          <w:rFonts w:ascii="Times New Roman" w:hAnsi="Times New Roman" w:cs="Times New Roman"/>
          <w:color w:val="000000" w:themeColor="text1"/>
        </w:rPr>
        <w:t xml:space="preserve">policymaking </w:t>
      </w:r>
      <w:del w:id="479" w:author="Bishoy Zaki" w:date="2026-02-16T14:24:00Z" w16du:dateUtc="2026-02-16T13:24:00Z">
        <w:r w:rsidR="001B54B5" w:rsidRPr="00EE26F4">
          <w:rPr>
            <w:rFonts w:ascii="Times New Roman" w:hAnsi="Times New Roman" w:cs="Times New Roman"/>
            <w:color w:val="000000" w:themeColor="text1"/>
          </w:rPr>
          <w:delText xml:space="preserve">where policy decisions are made based on </w:delText>
        </w:r>
      </w:del>
      <w:ins w:id="480" w:author="Bishoy Zaki" w:date="2026-02-16T14:24:00Z" w16du:dateUtc="2026-02-16T13:24:00Z">
        <w:r w:rsidRPr="00580CB4">
          <w:rPr>
            <w:rFonts w:ascii="Times New Roman" w:hAnsi="Times New Roman" w:cs="Times New Roman"/>
            <w:color w:val="000000" w:themeColor="text1"/>
          </w:rPr>
          <w:t xml:space="preserve">is understood as structured by </w:t>
        </w:r>
      </w:ins>
      <w:r w:rsidRPr="00580CB4">
        <w:rPr>
          <w:rFonts w:ascii="Times New Roman" w:hAnsi="Times New Roman" w:cs="Times New Roman"/>
          <w:color w:val="000000" w:themeColor="text1"/>
        </w:rPr>
        <w:t xml:space="preserve">knowledge, past </w:t>
      </w:r>
      <w:del w:id="481" w:author="Bishoy Zaki" w:date="2026-02-16T14:24:00Z" w16du:dateUtc="2026-02-16T13:24:00Z">
        <w:r w:rsidR="001B54B5" w:rsidRPr="00EE26F4">
          <w:rPr>
            <w:rFonts w:ascii="Times New Roman" w:hAnsi="Times New Roman" w:cs="Times New Roman"/>
            <w:color w:val="000000" w:themeColor="text1"/>
          </w:rPr>
          <w:delText>experiences</w:delText>
        </w:r>
      </w:del>
      <w:ins w:id="482" w:author="Bishoy Zaki" w:date="2026-02-16T14:24:00Z" w16du:dateUtc="2026-02-16T13:24:00Z">
        <w:r w:rsidRPr="00580CB4">
          <w:rPr>
            <w:rFonts w:ascii="Times New Roman" w:hAnsi="Times New Roman" w:cs="Times New Roman"/>
            <w:color w:val="000000" w:themeColor="text1"/>
          </w:rPr>
          <w:t>experience</w:t>
        </w:r>
      </w:ins>
      <w:r w:rsidRPr="00580CB4">
        <w:rPr>
          <w:rFonts w:ascii="Times New Roman" w:hAnsi="Times New Roman" w:cs="Times New Roman"/>
          <w:color w:val="000000" w:themeColor="text1"/>
        </w:rPr>
        <w:t xml:space="preserve">, and </w:t>
      </w:r>
      <w:ins w:id="483" w:author="Bishoy Zaki" w:date="2026-02-16T14:24:00Z" w16du:dateUtc="2026-02-16T13:24:00Z">
        <w:r w:rsidRPr="00580CB4">
          <w:rPr>
            <w:rFonts w:ascii="Times New Roman" w:hAnsi="Times New Roman" w:cs="Times New Roman"/>
            <w:color w:val="000000" w:themeColor="text1"/>
          </w:rPr>
          <w:t xml:space="preserve">anticipations of </w:t>
        </w:r>
      </w:ins>
      <w:r w:rsidRPr="00580CB4">
        <w:rPr>
          <w:rFonts w:ascii="Times New Roman" w:hAnsi="Times New Roman" w:cs="Times New Roman"/>
          <w:color w:val="000000" w:themeColor="text1"/>
        </w:rPr>
        <w:t xml:space="preserve">future </w:t>
      </w:r>
      <w:del w:id="484" w:author="Bishoy Zaki" w:date="2026-02-16T14:24:00Z" w16du:dateUtc="2026-02-16T13:24:00Z">
        <w:r w:rsidR="001B54B5" w:rsidRPr="00EE26F4">
          <w:rPr>
            <w:rFonts w:ascii="Times New Roman" w:hAnsi="Times New Roman" w:cs="Times New Roman"/>
            <w:color w:val="000000" w:themeColor="text1"/>
          </w:rPr>
          <w:delText>expectations</w:delText>
        </w:r>
      </w:del>
      <w:ins w:id="485" w:author="Bishoy Zaki" w:date="2026-02-16T14:24:00Z" w16du:dateUtc="2026-02-16T13:24:00Z">
        <w:r w:rsidRPr="00580CB4">
          <w:rPr>
            <w:rFonts w:ascii="Times New Roman" w:hAnsi="Times New Roman" w:cs="Times New Roman"/>
            <w:color w:val="000000" w:themeColor="text1"/>
          </w:rPr>
          <w:t>consequences</w:t>
        </w:r>
      </w:ins>
      <w:r w:rsidRPr="00580CB4">
        <w:rPr>
          <w:rFonts w:ascii="Times New Roman" w:hAnsi="Times New Roman" w:cs="Times New Roman"/>
          <w:color w:val="000000" w:themeColor="text1"/>
        </w:rPr>
        <w:t xml:space="preserve"> (Karlsen &amp; Larrea, 2017). </w:t>
      </w:r>
      <w:del w:id="486" w:author="Bishoy Zaki" w:date="2026-02-16T14:24:00Z" w16du:dateUtc="2026-02-16T13:24:00Z">
        <w:r w:rsidR="001B54B5" w:rsidRPr="00EE26F4">
          <w:rPr>
            <w:rFonts w:ascii="Times New Roman" w:hAnsi="Times New Roman" w:cs="Times New Roman"/>
            <w:color w:val="000000" w:themeColor="text1"/>
          </w:rPr>
          <w:delText xml:space="preserve">Put together, conceptual approaches to </w:delText>
        </w:r>
      </w:del>
      <w:ins w:id="487" w:author="Bishoy Zaki" w:date="2026-02-16T14:24:00Z" w16du:dateUtc="2026-02-16T13:24:00Z">
        <w:r w:rsidRPr="00580CB4">
          <w:rPr>
            <w:rFonts w:ascii="Times New Roman" w:hAnsi="Times New Roman" w:cs="Times New Roman"/>
            <w:color w:val="000000" w:themeColor="text1"/>
          </w:rPr>
          <w:t xml:space="preserve">Taken together, these conceptualizations can be organized into four broad perspectives on policy </w:t>
        </w:r>
      </w:ins>
      <w:r w:rsidRPr="00580CB4">
        <w:rPr>
          <w:rFonts w:ascii="Times New Roman" w:hAnsi="Times New Roman" w:cs="Times New Roman"/>
          <w:color w:val="000000" w:themeColor="text1"/>
        </w:rPr>
        <w:t>learning</w:t>
      </w:r>
      <w:del w:id="488" w:author="Bishoy Zaki" w:date="2026-02-16T14:24:00Z" w16du:dateUtc="2026-02-16T13:24:00Z">
        <w:r w:rsidR="001B54B5" w:rsidRPr="00EE26F4">
          <w:rPr>
            <w:rFonts w:ascii="Times New Roman" w:hAnsi="Times New Roman" w:cs="Times New Roman"/>
            <w:color w:val="000000" w:themeColor="text1"/>
          </w:rPr>
          <w:delText xml:space="preserve"> can be viewed across four main perspectives, including mechanism and</w:delText>
        </w:r>
      </w:del>
      <w:ins w:id="489" w:author="Bishoy Zaki" w:date="2026-02-16T14:24:00Z" w16du:dateUtc="2026-02-16T13:24:00Z">
        <w:r w:rsidRPr="00580CB4">
          <w:rPr>
            <w:rFonts w:ascii="Times New Roman" w:hAnsi="Times New Roman" w:cs="Times New Roman"/>
            <w:color w:val="000000" w:themeColor="text1"/>
          </w:rPr>
          <w:t>, namely</w:t>
        </w:r>
      </w:ins>
      <w:r w:rsidRPr="00580CB4">
        <w:rPr>
          <w:rFonts w:ascii="Times New Roman" w:hAnsi="Times New Roman" w:cs="Times New Roman"/>
          <w:color w:val="000000" w:themeColor="text1"/>
        </w:rPr>
        <w:t xml:space="preserve"> process-oriented, paradigmatic, outcome-oriented, and </w:t>
      </w:r>
      <w:del w:id="490" w:author="Bishoy Zaki" w:date="2026-02-16T14:24:00Z" w16du:dateUtc="2026-02-16T13:24:00Z">
        <w:r w:rsidR="001B54B5" w:rsidRPr="00EE26F4">
          <w:rPr>
            <w:rFonts w:ascii="Times New Roman" w:hAnsi="Times New Roman" w:cs="Times New Roman"/>
            <w:color w:val="000000" w:themeColor="text1"/>
          </w:rPr>
          <w:delText>ideational. The</w:delText>
        </w:r>
      </w:del>
      <w:ins w:id="491" w:author="Bishoy Zaki" w:date="2026-02-16T14:24:00Z" w16du:dateUtc="2026-02-16T13:24:00Z">
        <w:r w:rsidRPr="00580CB4">
          <w:rPr>
            <w:rFonts w:ascii="Times New Roman" w:hAnsi="Times New Roman" w:cs="Times New Roman"/>
            <w:color w:val="000000" w:themeColor="text1"/>
          </w:rPr>
          <w:t>idea</w:t>
        </w:r>
        <w:r w:rsidR="0056556A" w:rsidRPr="0098791A">
          <w:rPr>
            <w:rFonts w:ascii="Times New Roman" w:hAnsi="Times New Roman" w:cs="Times New Roman"/>
            <w:color w:val="000000" w:themeColor="text1"/>
          </w:rPr>
          <w:t>-oriented</w:t>
        </w:r>
        <w:r w:rsidRPr="00580CB4">
          <w:rPr>
            <w:rFonts w:ascii="Times New Roman" w:hAnsi="Times New Roman" w:cs="Times New Roman"/>
            <w:color w:val="000000" w:themeColor="text1"/>
          </w:rPr>
          <w:t>. Table 2.1 summarizes these</w:t>
        </w:r>
      </w:ins>
      <w:r w:rsidRPr="00580CB4">
        <w:rPr>
          <w:rFonts w:ascii="Times New Roman" w:hAnsi="Times New Roman" w:cs="Times New Roman"/>
          <w:color w:val="000000" w:themeColor="text1"/>
        </w:rPr>
        <w:t xml:space="preserve"> perspectives, </w:t>
      </w:r>
      <w:del w:id="492" w:author="Bishoy Zaki" w:date="2026-02-16T14:24:00Z" w16du:dateUtc="2026-02-16T13:24:00Z">
        <w:r w:rsidR="001B54B5" w:rsidRPr="00EE26F4">
          <w:rPr>
            <w:rFonts w:ascii="Times New Roman" w:hAnsi="Times New Roman" w:cs="Times New Roman"/>
            <w:color w:val="000000" w:themeColor="text1"/>
          </w:rPr>
          <w:delText>how they are conceptualized</w:delText>
        </w:r>
      </w:del>
      <w:ins w:id="493" w:author="Bishoy Zaki" w:date="2026-02-16T14:24:00Z" w16du:dateUtc="2026-02-16T13:24:00Z">
        <w:r w:rsidRPr="00580CB4">
          <w:rPr>
            <w:rFonts w:ascii="Times New Roman" w:hAnsi="Times New Roman" w:cs="Times New Roman"/>
            <w:color w:val="000000" w:themeColor="text1"/>
          </w:rPr>
          <w:t>their core emphases</w:t>
        </w:r>
      </w:ins>
      <w:r w:rsidRPr="00580CB4">
        <w:rPr>
          <w:rFonts w:ascii="Times New Roman" w:hAnsi="Times New Roman" w:cs="Times New Roman"/>
          <w:color w:val="000000" w:themeColor="text1"/>
        </w:rPr>
        <w:t xml:space="preserve">, and </w:t>
      </w:r>
      <w:del w:id="494" w:author="Bishoy Zaki" w:date="2026-02-16T14:24:00Z" w16du:dateUtc="2026-02-16T13:24:00Z">
        <w:r w:rsidR="001B54B5" w:rsidRPr="00EE26F4">
          <w:rPr>
            <w:rFonts w:ascii="Times New Roman" w:hAnsi="Times New Roman" w:cs="Times New Roman"/>
            <w:color w:val="000000" w:themeColor="text1"/>
          </w:rPr>
          <w:delText xml:space="preserve">some </w:delText>
        </w:r>
      </w:del>
      <w:r w:rsidRPr="00580CB4">
        <w:rPr>
          <w:rFonts w:ascii="Times New Roman" w:hAnsi="Times New Roman" w:cs="Times New Roman"/>
          <w:color w:val="000000" w:themeColor="text1"/>
        </w:rPr>
        <w:t xml:space="preserve">representative </w:t>
      </w:r>
      <w:del w:id="495" w:author="Bishoy Zaki" w:date="2026-02-16T14:24:00Z" w16du:dateUtc="2026-02-16T13:24:00Z">
        <w:r w:rsidR="001B54B5" w:rsidRPr="00EE26F4">
          <w:rPr>
            <w:rFonts w:ascii="Times New Roman" w:hAnsi="Times New Roman" w:cs="Times New Roman"/>
            <w:color w:val="000000" w:themeColor="text1"/>
          </w:rPr>
          <w:delText xml:space="preserve">citations are shown in </w:delText>
        </w:r>
        <w:r w:rsidR="00486913">
          <w:fldChar w:fldCharType="begin"/>
        </w:r>
        <w:r w:rsidR="00486913">
          <w:delInstrText>HYPERLINK \l "tbl-learn-concept" \h</w:delInstrText>
        </w:r>
        <w:r w:rsidR="00486913">
          <w:fldChar w:fldCharType="separate"/>
        </w:r>
        <w:r w:rsidR="00486913" w:rsidRPr="00EE26F4">
          <w:rPr>
            <w:rFonts w:ascii="Times New Roman" w:hAnsi="Times New Roman" w:cs="Times New Roman"/>
            <w:color w:val="000000" w:themeColor="text1"/>
          </w:rPr>
          <w:delText>Table 2.1</w:delText>
        </w:r>
        <w:r w:rsidR="00486913">
          <w:fldChar w:fldCharType="end"/>
        </w:r>
        <w:r w:rsidR="001B54B5" w:rsidRPr="00EE26F4">
          <w:rPr>
            <w:rFonts w:ascii="Times New Roman" w:hAnsi="Times New Roman" w:cs="Times New Roman"/>
            <w:color w:val="000000" w:themeColor="text1"/>
          </w:rPr>
          <w:delText>.</w:delText>
        </w:r>
      </w:del>
      <w:ins w:id="496" w:author="Bishoy Zaki" w:date="2026-02-16T14:24:00Z" w16du:dateUtc="2026-02-16T13:24:00Z">
        <w:r w:rsidRPr="00580CB4">
          <w:rPr>
            <w:rFonts w:ascii="Times New Roman" w:hAnsi="Times New Roman" w:cs="Times New Roman"/>
            <w:color w:val="000000" w:themeColor="text1"/>
          </w:rPr>
          <w:t>contributions.</w:t>
        </w:r>
      </w:ins>
    </w:p>
    <w:tbl>
      <w:tblPr>
        <w:tblW w:w="5000" w:type="pct"/>
        <w:tblLayout w:type="fixed"/>
        <w:tblLook w:val="0000" w:firstRow="0" w:lastRow="0" w:firstColumn="0" w:lastColumn="0" w:noHBand="0" w:noVBand="0"/>
        <w:tblPrChange w:id="497" w:author="Bishoy Zaki" w:date="2026-02-16T14:24:00Z" w16du:dateUtc="2026-02-16T13:24:00Z">
          <w:tblPr>
            <w:tblW w:w="5000" w:type="pct"/>
            <w:tblLayout w:type="fixed"/>
            <w:tblLook w:val="0000" w:firstRow="0" w:lastRow="0" w:firstColumn="0" w:lastColumn="0" w:noHBand="0" w:noVBand="0"/>
          </w:tblPr>
        </w:tblPrChange>
      </w:tblPr>
      <w:tblGrid>
        <w:gridCol w:w="9360"/>
        <w:tblGridChange w:id="498">
          <w:tblGrid>
            <w:gridCol w:w="9360"/>
          </w:tblGrid>
        </w:tblGridChange>
      </w:tblGrid>
      <w:tr w:rsidR="00486913" w:rsidRPr="0055433B" w14:paraId="233EE5AE" w14:textId="77777777" w:rsidTr="003D459E">
        <w:tc>
          <w:tcPr>
            <w:tcW w:w="9360" w:type="dxa"/>
            <w:tcPrChange w:id="499" w:author="Bishoy Zaki" w:date="2026-02-16T14:24:00Z" w16du:dateUtc="2026-02-16T13:24:00Z">
              <w:tcPr>
                <w:tcW w:w="7920" w:type="dxa"/>
              </w:tcPr>
            </w:tcPrChange>
          </w:tcPr>
          <w:p w14:paraId="233EE59D" w14:textId="77777777" w:rsidR="00486913" w:rsidRPr="0055433B" w:rsidRDefault="00266379">
            <w:pPr>
              <w:spacing w:before="200"/>
              <w:rPr>
                <w:rFonts w:ascii="Times New Roman" w:hAnsi="Times New Roman" w:cs="Times New Roman"/>
                <w:color w:val="000000" w:themeColor="text1"/>
              </w:rPr>
            </w:pPr>
            <w:bookmarkStart w:id="500" w:name="tbl-learn-concept"/>
            <w:r w:rsidRPr="0055433B">
              <w:rPr>
                <w:rFonts w:ascii="Times New Roman" w:hAnsi="Times New Roman" w:cs="Times New Roman"/>
                <w:color w:val="000000" w:themeColor="text1"/>
              </w:rPr>
              <w:t>Table 2.1: A Non-Exhaustive Synthesis of Conceptual Approaches to Policy Learning</w:t>
            </w:r>
          </w:p>
          <w:tbl>
            <w:tblPr>
              <w:tblW w:w="5000" w:type="pct"/>
              <w:tblLayout w:type="fixed"/>
              <w:tblLook w:val="0020" w:firstRow="1" w:lastRow="0" w:firstColumn="0" w:lastColumn="0" w:noHBand="0" w:noVBand="0"/>
              <w:tblPrChange w:id="501" w:author="Bishoy Zaki" w:date="2026-02-16T14:24:00Z" w16du:dateUtc="2026-02-16T13:24:00Z">
                <w:tblPr>
                  <w:tblW w:w="5000" w:type="pct"/>
                  <w:tblLayout w:type="fixed"/>
                  <w:tblLook w:val="0020" w:firstRow="1" w:lastRow="0" w:firstColumn="0" w:lastColumn="0" w:noHBand="0" w:noVBand="0"/>
                </w:tblPr>
              </w:tblPrChange>
            </w:tblPr>
            <w:tblGrid>
              <w:gridCol w:w="4120"/>
              <w:gridCol w:w="5024"/>
              <w:tblGridChange w:id="502">
                <w:tblGrid>
                  <w:gridCol w:w="4120"/>
                  <w:gridCol w:w="452"/>
                  <w:gridCol w:w="4572"/>
                </w:tblGrid>
              </w:tblGridChange>
            </w:tblGrid>
            <w:tr w:rsidR="00486913" w:rsidRPr="0055433B" w14:paraId="233EE5A0" w14:textId="77777777" w:rsidTr="00AC1524">
              <w:trPr>
                <w:tblHeader/>
                <w:trPrChange w:id="503" w:author="Bishoy Zaki" w:date="2026-02-16T14:24:00Z" w16du:dateUtc="2026-02-16T13:24:00Z">
                  <w:trPr>
                    <w:tblHeader/>
                  </w:trPr>
                </w:trPrChange>
              </w:trPr>
              <w:tc>
                <w:tcPr>
                  <w:tcW w:w="4120" w:type="dxa"/>
                  <w:tcPrChange w:id="504" w:author="Bishoy Zaki" w:date="2026-02-16T14:24:00Z" w16du:dateUtc="2026-02-16T13:24:00Z">
                    <w:tcPr>
                      <w:tcW w:w="3960" w:type="dxa"/>
                      <w:gridSpan w:val="2"/>
                    </w:tcPr>
                  </w:tcPrChange>
                </w:tcPr>
                <w:p w14:paraId="233EE59E" w14:textId="77777777" w:rsidR="00486913" w:rsidRPr="0055433B" w:rsidRDefault="00266379" w:rsidP="00303A49">
                  <w:pPr>
                    <w:rPr>
                      <w:rFonts w:ascii="Times New Roman" w:hAnsi="Times New Roman" w:cs="Times New Roman"/>
                      <w:color w:val="000000" w:themeColor="text1"/>
                    </w:rPr>
                  </w:pPr>
                  <w:r w:rsidRPr="0055433B">
                    <w:rPr>
                      <w:rFonts w:ascii="Times New Roman" w:hAnsi="Times New Roman" w:cs="Times New Roman"/>
                      <w:b/>
                      <w:bCs/>
                      <w:color w:val="000000" w:themeColor="text1"/>
                    </w:rPr>
                    <w:lastRenderedPageBreak/>
                    <w:t>Perspective</w:t>
                  </w:r>
                </w:p>
              </w:tc>
              <w:tc>
                <w:tcPr>
                  <w:tcW w:w="5024" w:type="dxa"/>
                  <w:tcPrChange w:id="505" w:author="Bishoy Zaki" w:date="2026-02-16T14:24:00Z" w16du:dateUtc="2026-02-16T13:24:00Z">
                    <w:tcPr>
                      <w:tcW w:w="3960" w:type="dxa"/>
                    </w:tcPr>
                  </w:tcPrChange>
                </w:tcPr>
                <w:p w14:paraId="233EE59F" w14:textId="77777777" w:rsidR="00486913" w:rsidRPr="0055433B" w:rsidRDefault="00266379" w:rsidP="00303A49">
                  <w:pPr>
                    <w:rPr>
                      <w:rFonts w:ascii="Times New Roman" w:hAnsi="Times New Roman" w:cs="Times New Roman"/>
                      <w:color w:val="000000" w:themeColor="text1"/>
                    </w:rPr>
                  </w:pPr>
                  <w:r w:rsidRPr="0055433B">
                    <w:rPr>
                      <w:rFonts w:ascii="Times New Roman" w:hAnsi="Times New Roman" w:cs="Times New Roman"/>
                      <w:b/>
                      <w:bCs/>
                      <w:color w:val="000000" w:themeColor="text1"/>
                    </w:rPr>
                    <w:t>Conceptualization</w:t>
                  </w:r>
                </w:p>
              </w:tc>
            </w:tr>
            <w:tr w:rsidR="00486913" w:rsidRPr="0055433B" w14:paraId="233EE5A3" w14:textId="77777777" w:rsidTr="0050271A">
              <w:tc>
                <w:tcPr>
                  <w:tcW w:w="4120" w:type="dxa"/>
                  <w:vAlign w:val="center"/>
                  <w:tcPrChange w:id="506" w:author="Bishoy Zaki" w:date="2026-02-16T14:24:00Z" w16du:dateUtc="2026-02-16T13:24:00Z">
                    <w:tcPr>
                      <w:tcW w:w="3960" w:type="dxa"/>
                      <w:gridSpan w:val="2"/>
                    </w:tcPr>
                  </w:tcPrChange>
                </w:tcPr>
                <w:p w14:paraId="233EE5A1" w14:textId="6C4719FF" w:rsidR="00486913" w:rsidRPr="0055433B" w:rsidRDefault="001B54B5">
                  <w:pPr>
                    <w:jc w:val="both"/>
                    <w:rPr>
                      <w:rFonts w:ascii="Times New Roman" w:hAnsi="Times New Roman" w:cs="Times New Roman"/>
                      <w:color w:val="000000" w:themeColor="text1"/>
                    </w:rPr>
                    <w:pPrChange w:id="507" w:author="Bishoy Zaki" w:date="2026-02-16T14:24:00Z" w16du:dateUtc="2026-02-16T13:24:00Z">
                      <w:pPr/>
                    </w:pPrChange>
                  </w:pPr>
                  <w:del w:id="508" w:author="Bishoy Zaki" w:date="2026-02-16T14:24:00Z" w16du:dateUtc="2026-02-16T13:24:00Z">
                    <w:r w:rsidRPr="00EE26F4">
                      <w:rPr>
                        <w:rFonts w:ascii="Times New Roman" w:hAnsi="Times New Roman" w:cs="Times New Roman"/>
                        <w:b/>
                        <w:bCs/>
                        <w:color w:val="000000" w:themeColor="text1"/>
                      </w:rPr>
                      <w:delText>Mechanism and process</w:delText>
                    </w:r>
                  </w:del>
                  <w:ins w:id="509" w:author="Bishoy Zaki" w:date="2026-02-16T14:24:00Z" w16du:dateUtc="2026-02-16T13:24:00Z">
                    <w:r w:rsidR="000177D3">
                      <w:rPr>
                        <w:rFonts w:ascii="Times New Roman" w:hAnsi="Times New Roman" w:cs="Times New Roman"/>
                        <w:b/>
                        <w:bCs/>
                        <w:color w:val="000000" w:themeColor="text1"/>
                      </w:rPr>
                      <w:t>P</w:t>
                    </w:r>
                    <w:r w:rsidR="00266379" w:rsidRPr="0055433B">
                      <w:rPr>
                        <w:rFonts w:ascii="Times New Roman" w:hAnsi="Times New Roman" w:cs="Times New Roman"/>
                        <w:b/>
                        <w:bCs/>
                        <w:color w:val="000000" w:themeColor="text1"/>
                      </w:rPr>
                      <w:t>rocess</w:t>
                    </w:r>
                  </w:ins>
                  <w:r w:rsidR="00266379" w:rsidRPr="0055433B">
                    <w:rPr>
                      <w:rFonts w:ascii="Times New Roman" w:hAnsi="Times New Roman" w:cs="Times New Roman"/>
                      <w:b/>
                      <w:bCs/>
                      <w:color w:val="000000" w:themeColor="text1"/>
                    </w:rPr>
                    <w:t xml:space="preserve">-oriented: Focused on </w:t>
                  </w:r>
                  <w:del w:id="510" w:author="Bishoy Zaki" w:date="2026-02-16T14:24:00Z" w16du:dateUtc="2026-02-16T13:24:00Z">
                    <w:r w:rsidRPr="00EE26F4">
                      <w:rPr>
                        <w:rFonts w:ascii="Times New Roman" w:hAnsi="Times New Roman" w:cs="Times New Roman"/>
                        <w:b/>
                        <w:bCs/>
                        <w:color w:val="000000" w:themeColor="text1"/>
                      </w:rPr>
                      <w:delText xml:space="preserve">the processes and mechanisms underlying </w:delText>
                    </w:r>
                  </w:del>
                  <w:r w:rsidR="000177D3">
                    <w:rPr>
                      <w:rFonts w:ascii="Times New Roman" w:hAnsi="Times New Roman" w:cs="Times New Roman"/>
                      <w:b/>
                      <w:bCs/>
                      <w:color w:val="000000" w:themeColor="text1"/>
                    </w:rPr>
                    <w:t xml:space="preserve">how </w:t>
                  </w:r>
                  <w:r w:rsidR="00266379" w:rsidRPr="0055433B">
                    <w:rPr>
                      <w:rFonts w:ascii="Times New Roman" w:hAnsi="Times New Roman" w:cs="Times New Roman"/>
                      <w:b/>
                      <w:bCs/>
                      <w:color w:val="000000" w:themeColor="text1"/>
                    </w:rPr>
                    <w:t>learning takes place</w:t>
                  </w:r>
                </w:p>
              </w:tc>
              <w:tc>
                <w:tcPr>
                  <w:tcW w:w="5024" w:type="dxa"/>
                  <w:tcPrChange w:id="511" w:author="Bishoy Zaki" w:date="2026-02-16T14:24:00Z" w16du:dateUtc="2026-02-16T13:24:00Z">
                    <w:tcPr>
                      <w:tcW w:w="3960" w:type="dxa"/>
                    </w:tcPr>
                  </w:tcPrChange>
                </w:tcPr>
                <w:p w14:paraId="33EB42A7" w14:textId="77777777" w:rsidR="00B770E9" w:rsidRDefault="00266379" w:rsidP="00B770E9">
                  <w:pPr>
                    <w:jc w:val="both"/>
                    <w:rPr>
                      <w:ins w:id="512"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The acquisition, translation, and dissemination of information among actors with diverse knowledge bases (Heikkila &amp; Gerlak, 2013). </w:t>
                  </w:r>
                </w:p>
                <w:p w14:paraId="44A84C08" w14:textId="77777777" w:rsidR="00B770E9" w:rsidRDefault="00266379" w:rsidP="00B770E9">
                  <w:pPr>
                    <w:jc w:val="both"/>
                    <w:rPr>
                      <w:ins w:id="513"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The transmission of policy knowledge between political actors (Legrand, 2012). </w:t>
                  </w:r>
                  <w:del w:id="514" w:author="Bishoy Zaki" w:date="2026-02-16T14:24:00Z" w16du:dateUtc="2026-02-16T13:24:00Z">
                    <w:r w:rsidR="001B54B5" w:rsidRPr="00EE26F4">
                      <w:rPr>
                        <w:rFonts w:ascii="Times New Roman" w:hAnsi="Times New Roman" w:cs="Times New Roman"/>
                        <w:color w:val="000000" w:themeColor="text1"/>
                      </w:rPr>
                      <w:delText>A deliberate</w:delText>
                    </w:r>
                  </w:del>
                </w:p>
                <w:p w14:paraId="233EE5A2" w14:textId="640BB95F" w:rsidR="00486913" w:rsidRPr="0055433B" w:rsidRDefault="00B770E9">
                  <w:pPr>
                    <w:jc w:val="both"/>
                    <w:rPr>
                      <w:rFonts w:ascii="Times New Roman" w:hAnsi="Times New Roman" w:cs="Times New Roman"/>
                      <w:color w:val="000000" w:themeColor="text1"/>
                    </w:rPr>
                    <w:pPrChange w:id="515" w:author="Bishoy Zaki" w:date="2026-02-16T14:24:00Z" w16du:dateUtc="2026-02-16T13:24:00Z">
                      <w:pPr/>
                    </w:pPrChange>
                  </w:pPr>
                  <w:ins w:id="516" w:author="Bishoy Zaki" w:date="2026-02-16T14:24:00Z" w16du:dateUtc="2026-02-16T13:24:00Z">
                    <w:r>
                      <w:rPr>
                        <w:rFonts w:ascii="Times New Roman" w:hAnsi="Times New Roman" w:cs="Times New Roman"/>
                        <w:color w:val="000000" w:themeColor="text1"/>
                      </w:rPr>
                      <w:t>D</w:t>
                    </w:r>
                    <w:r w:rsidR="00266379" w:rsidRPr="0055433B">
                      <w:rPr>
                        <w:rFonts w:ascii="Times New Roman" w:hAnsi="Times New Roman" w:cs="Times New Roman"/>
                        <w:color w:val="000000" w:themeColor="text1"/>
                      </w:rPr>
                      <w:t>eliberate</w:t>
                    </w:r>
                  </w:ins>
                  <w:r w:rsidR="00266379" w:rsidRPr="0055433B">
                    <w:rPr>
                      <w:rFonts w:ascii="Times New Roman" w:hAnsi="Times New Roman" w:cs="Times New Roman"/>
                      <w:color w:val="000000" w:themeColor="text1"/>
                    </w:rPr>
                    <w:t xml:space="preserve"> and critical reflection on prior knowledge (Rietig &amp; Perkins, 2018).</w:t>
                  </w:r>
                </w:p>
              </w:tc>
            </w:tr>
            <w:tr w:rsidR="00486913" w:rsidRPr="0055433B" w14:paraId="233EE5A6" w14:textId="77777777" w:rsidTr="0050271A">
              <w:tc>
                <w:tcPr>
                  <w:tcW w:w="4120" w:type="dxa"/>
                  <w:vAlign w:val="center"/>
                  <w:tcPrChange w:id="517" w:author="Bishoy Zaki" w:date="2026-02-16T14:24:00Z" w16du:dateUtc="2026-02-16T13:24:00Z">
                    <w:tcPr>
                      <w:tcW w:w="3960" w:type="dxa"/>
                      <w:gridSpan w:val="2"/>
                    </w:tcPr>
                  </w:tcPrChange>
                </w:tcPr>
                <w:p w14:paraId="233EE5A4" w14:textId="77777777" w:rsidR="00486913" w:rsidRPr="0055433B" w:rsidRDefault="00266379">
                  <w:pPr>
                    <w:jc w:val="both"/>
                    <w:rPr>
                      <w:rFonts w:ascii="Times New Roman" w:hAnsi="Times New Roman" w:cs="Times New Roman"/>
                      <w:color w:val="000000" w:themeColor="text1"/>
                    </w:rPr>
                    <w:pPrChange w:id="518" w:author="Bishoy Zaki" w:date="2026-02-16T14:24:00Z" w16du:dateUtc="2026-02-16T13:24:00Z">
                      <w:pPr/>
                    </w:pPrChange>
                  </w:pPr>
                  <w:r w:rsidRPr="0055433B">
                    <w:rPr>
                      <w:rFonts w:ascii="Times New Roman" w:hAnsi="Times New Roman" w:cs="Times New Roman"/>
                      <w:b/>
                      <w:bCs/>
                      <w:color w:val="000000" w:themeColor="text1"/>
                    </w:rPr>
                    <w:t>Paradigmatic: Learning as a decisional approach or a policymaking style</w:t>
                  </w:r>
                </w:p>
              </w:tc>
              <w:tc>
                <w:tcPr>
                  <w:tcW w:w="5024" w:type="dxa"/>
                  <w:tcPrChange w:id="519" w:author="Bishoy Zaki" w:date="2026-02-16T14:24:00Z" w16du:dateUtc="2026-02-16T13:24:00Z">
                    <w:tcPr>
                      <w:tcW w:w="3960" w:type="dxa"/>
                    </w:tcPr>
                  </w:tcPrChange>
                </w:tcPr>
                <w:p w14:paraId="215D2C16" w14:textId="77777777" w:rsidR="0050271A" w:rsidRDefault="00266379" w:rsidP="0050271A">
                  <w:pPr>
                    <w:jc w:val="both"/>
                    <w:rPr>
                      <w:ins w:id="520"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An approach to policymaking where policy decisions are made based on knowledge and past experiences and future expectations (Karlsen &amp; Larrea, 2017). </w:t>
                  </w:r>
                </w:p>
                <w:p w14:paraId="233EE5A5" w14:textId="1CAC8453" w:rsidR="00486913" w:rsidRPr="0055433B" w:rsidRDefault="00266379">
                  <w:pPr>
                    <w:jc w:val="both"/>
                    <w:rPr>
                      <w:rFonts w:ascii="Times New Roman" w:hAnsi="Times New Roman" w:cs="Times New Roman"/>
                      <w:color w:val="000000" w:themeColor="text1"/>
                    </w:rPr>
                    <w:pPrChange w:id="521" w:author="Bishoy Zaki" w:date="2026-02-16T14:24:00Z" w16du:dateUtc="2026-02-16T13:24:00Z">
                      <w:pPr/>
                    </w:pPrChange>
                  </w:pPr>
                  <w:r w:rsidRPr="0055433B">
                    <w:rPr>
                      <w:rFonts w:ascii="Times New Roman" w:hAnsi="Times New Roman" w:cs="Times New Roman"/>
                      <w:color w:val="000000" w:themeColor="text1"/>
                    </w:rPr>
                    <w:t>Learning as a deliberate attempt to adjust the goals or techniques of policy in response to experience and new information (Hall, 1993).</w:t>
                  </w:r>
                </w:p>
              </w:tc>
            </w:tr>
            <w:tr w:rsidR="00486913" w:rsidRPr="0055433B" w14:paraId="233EE5A9" w14:textId="77777777" w:rsidTr="0050271A">
              <w:tc>
                <w:tcPr>
                  <w:tcW w:w="4120" w:type="dxa"/>
                  <w:vAlign w:val="center"/>
                  <w:tcPrChange w:id="522" w:author="Bishoy Zaki" w:date="2026-02-16T14:24:00Z" w16du:dateUtc="2026-02-16T13:24:00Z">
                    <w:tcPr>
                      <w:tcW w:w="3960" w:type="dxa"/>
                      <w:gridSpan w:val="2"/>
                    </w:tcPr>
                  </w:tcPrChange>
                </w:tcPr>
                <w:p w14:paraId="233EE5A7" w14:textId="77777777" w:rsidR="00486913" w:rsidRPr="0055433B" w:rsidRDefault="00266379">
                  <w:pPr>
                    <w:jc w:val="both"/>
                    <w:rPr>
                      <w:rFonts w:ascii="Times New Roman" w:hAnsi="Times New Roman" w:cs="Times New Roman"/>
                      <w:color w:val="000000" w:themeColor="text1"/>
                    </w:rPr>
                    <w:pPrChange w:id="523" w:author="Bishoy Zaki" w:date="2026-02-16T14:24:00Z" w16du:dateUtc="2026-02-16T13:24:00Z">
                      <w:pPr/>
                    </w:pPrChange>
                  </w:pPr>
                  <w:r w:rsidRPr="0055433B">
                    <w:rPr>
                      <w:rFonts w:ascii="Times New Roman" w:hAnsi="Times New Roman" w:cs="Times New Roman"/>
                      <w:b/>
                      <w:bCs/>
                      <w:color w:val="000000" w:themeColor="text1"/>
                    </w:rPr>
                    <w:t>Outcome oriented: Focused on the products of learning such as cognitive updates and changes in policy positions</w:t>
                  </w:r>
                </w:p>
              </w:tc>
              <w:tc>
                <w:tcPr>
                  <w:tcW w:w="5024" w:type="dxa"/>
                  <w:tcPrChange w:id="524" w:author="Bishoy Zaki" w:date="2026-02-16T14:24:00Z" w16du:dateUtc="2026-02-16T13:24:00Z">
                    <w:tcPr>
                      <w:tcW w:w="3960" w:type="dxa"/>
                    </w:tcPr>
                  </w:tcPrChange>
                </w:tcPr>
                <w:p w14:paraId="2193E370" w14:textId="77777777" w:rsidR="0050271A" w:rsidRDefault="00266379" w:rsidP="0050271A">
                  <w:pPr>
                    <w:jc w:val="both"/>
                    <w:rPr>
                      <w:ins w:id="525"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Enduring changes in thoughts, beliefs, or behavioral intentions regarding policy problems (Sabatier &amp; Jenkins-Smith, 1993). </w:t>
                  </w:r>
                </w:p>
                <w:p w14:paraId="233EE5A8" w14:textId="0E7109DC" w:rsidR="00486913" w:rsidRPr="0055433B" w:rsidRDefault="00266379">
                  <w:pPr>
                    <w:jc w:val="both"/>
                    <w:rPr>
                      <w:rFonts w:ascii="Times New Roman" w:hAnsi="Times New Roman" w:cs="Times New Roman"/>
                      <w:color w:val="000000" w:themeColor="text1"/>
                    </w:rPr>
                    <w:pPrChange w:id="526" w:author="Bishoy Zaki" w:date="2026-02-16T14:24:00Z" w16du:dateUtc="2026-02-16T13:24:00Z">
                      <w:pPr/>
                    </w:pPrChange>
                  </w:pPr>
                  <w:r w:rsidRPr="0055433B">
                    <w:rPr>
                      <w:rFonts w:ascii="Times New Roman" w:hAnsi="Times New Roman" w:cs="Times New Roman"/>
                      <w:color w:val="000000" w:themeColor="text1"/>
                    </w:rPr>
                    <w:t>The general increase in knowledge about policies (Corbett et al., 2018).</w:t>
                  </w:r>
                </w:p>
              </w:tc>
            </w:tr>
            <w:tr w:rsidR="00486913" w:rsidRPr="0055433B" w14:paraId="233EE5AC" w14:textId="77777777" w:rsidTr="0050271A">
              <w:tc>
                <w:tcPr>
                  <w:tcW w:w="4120" w:type="dxa"/>
                  <w:vAlign w:val="center"/>
                  <w:tcPrChange w:id="527" w:author="Bishoy Zaki" w:date="2026-02-16T14:24:00Z" w16du:dateUtc="2026-02-16T13:24:00Z">
                    <w:tcPr>
                      <w:tcW w:w="3960" w:type="dxa"/>
                      <w:gridSpan w:val="2"/>
                    </w:tcPr>
                  </w:tcPrChange>
                </w:tcPr>
                <w:p w14:paraId="233EE5AA" w14:textId="77777777" w:rsidR="00486913" w:rsidRPr="0055433B" w:rsidRDefault="00266379">
                  <w:pPr>
                    <w:jc w:val="both"/>
                    <w:rPr>
                      <w:rFonts w:ascii="Times New Roman" w:hAnsi="Times New Roman" w:cs="Times New Roman"/>
                      <w:color w:val="000000" w:themeColor="text1"/>
                    </w:rPr>
                    <w:pPrChange w:id="528" w:author="Bishoy Zaki" w:date="2026-02-16T14:24:00Z" w16du:dateUtc="2026-02-16T13:24:00Z">
                      <w:pPr/>
                    </w:pPrChange>
                  </w:pPr>
                  <w:r w:rsidRPr="0055433B">
                    <w:rPr>
                      <w:rFonts w:ascii="Times New Roman" w:hAnsi="Times New Roman" w:cs="Times New Roman"/>
                      <w:b/>
                      <w:bCs/>
                      <w:color w:val="000000" w:themeColor="text1"/>
                    </w:rPr>
                    <w:t>Ideational: Learning as the mobility of ideas and policies across time and space</w:t>
                  </w:r>
                </w:p>
              </w:tc>
              <w:tc>
                <w:tcPr>
                  <w:tcW w:w="5024" w:type="dxa"/>
                  <w:tcPrChange w:id="529" w:author="Bishoy Zaki" w:date="2026-02-16T14:24:00Z" w16du:dateUtc="2026-02-16T13:24:00Z">
                    <w:tcPr>
                      <w:tcW w:w="3960" w:type="dxa"/>
                    </w:tcPr>
                  </w:tcPrChange>
                </w:tcPr>
                <w:p w14:paraId="3FFC0BE0" w14:textId="77777777" w:rsidR="0050271A" w:rsidRDefault="00266379" w:rsidP="0050271A">
                  <w:pPr>
                    <w:jc w:val="both"/>
                    <w:rPr>
                      <w:ins w:id="530"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A process whereby knowledge about policy in one jurisdiction is acquired and utilized in decisions regarding the development of policies in another (Newman &amp; Bird, 2017). </w:t>
                  </w:r>
                </w:p>
                <w:p w14:paraId="233EE5AB" w14:textId="4189011A" w:rsidR="00486913" w:rsidRPr="0055433B" w:rsidRDefault="00266379">
                  <w:pPr>
                    <w:jc w:val="both"/>
                    <w:rPr>
                      <w:rFonts w:ascii="Times New Roman" w:hAnsi="Times New Roman" w:cs="Times New Roman"/>
                      <w:color w:val="000000" w:themeColor="text1"/>
                    </w:rPr>
                    <w:pPrChange w:id="531" w:author="Bishoy Zaki" w:date="2026-02-16T14:24:00Z" w16du:dateUtc="2026-02-16T13:24:00Z">
                      <w:pPr/>
                    </w:pPrChange>
                  </w:pPr>
                  <w:r w:rsidRPr="0055433B">
                    <w:rPr>
                      <w:rFonts w:ascii="Times New Roman" w:hAnsi="Times New Roman" w:cs="Times New Roman"/>
                      <w:color w:val="000000" w:themeColor="text1"/>
                    </w:rPr>
                    <w:t>Drawing lessons from experiences, and using knowledge to inform policy action (Motta, 2018).</w:t>
                  </w:r>
                </w:p>
              </w:tc>
            </w:tr>
            <w:bookmarkEnd w:id="500"/>
          </w:tbl>
          <w:p w14:paraId="233EE5AD" w14:textId="77777777" w:rsidR="00486913" w:rsidRPr="0055433B" w:rsidRDefault="00486913">
            <w:pPr>
              <w:rPr>
                <w:rFonts w:ascii="Times New Roman" w:hAnsi="Times New Roman" w:cs="Times New Roman"/>
                <w:color w:val="000000" w:themeColor="text1"/>
              </w:rPr>
            </w:pPr>
          </w:p>
        </w:tc>
      </w:tr>
    </w:tbl>
    <w:p w14:paraId="61DD4E4E" w14:textId="77777777" w:rsidR="00A16D75" w:rsidRDefault="001B54B5">
      <w:pPr>
        <w:rPr>
          <w:ins w:id="532" w:author="Bishoy Zaki" w:date="2026-02-16T14:24:00Z" w16du:dateUtc="2026-02-16T13:24:00Z"/>
          <w:rFonts w:ascii="Times New Roman" w:hAnsi="Times New Roman" w:cs="Times New Roman"/>
          <w:color w:val="000000" w:themeColor="text1"/>
        </w:rPr>
      </w:pPr>
      <w:del w:id="533" w:author="Bishoy Zaki" w:date="2026-02-16T14:24:00Z" w16du:dateUtc="2026-02-16T13:24:00Z">
        <w:r w:rsidRPr="00EE26F4">
          <w:rPr>
            <w:rFonts w:ascii="Times New Roman" w:hAnsi="Times New Roman" w:cs="Times New Roman"/>
            <w:color w:val="000000" w:themeColor="text1"/>
          </w:rPr>
          <w:lastRenderedPageBreak/>
          <w:delText xml:space="preserve">One </w:delText>
        </w:r>
      </w:del>
    </w:p>
    <w:p w14:paraId="6B20860B" w14:textId="03238419" w:rsidR="00C03952" w:rsidRPr="00C03952" w:rsidRDefault="008029DB">
      <w:pPr>
        <w:spacing w:line="480" w:lineRule="auto"/>
        <w:ind w:firstLine="720"/>
        <w:jc w:val="both"/>
        <w:rPr>
          <w:rFonts w:ascii="Times New Roman" w:hAnsi="Times New Roman" w:cs="Times New Roman"/>
          <w:color w:val="000000" w:themeColor="text1"/>
        </w:rPr>
        <w:pPrChange w:id="534" w:author="Bishoy Zaki" w:date="2026-02-16T14:24:00Z" w16du:dateUtc="2026-02-16T13:24:00Z">
          <w:pPr/>
        </w:pPrChange>
      </w:pPr>
      <w:ins w:id="535" w:author="Bishoy Zaki" w:date="2026-02-16T14:24:00Z" w16du:dateUtc="2026-02-16T13:24:00Z">
        <w:r>
          <w:rPr>
            <w:rFonts w:ascii="Times New Roman" w:hAnsi="Times New Roman" w:cs="Times New Roman"/>
            <w:color w:val="000000" w:themeColor="text1"/>
          </w:rPr>
          <w:t xml:space="preserve">With tens of definitions existing, many of which above-reviewed, we now </w:t>
        </w:r>
        <w:r w:rsidR="007C7B91">
          <w:rPr>
            <w:rFonts w:ascii="Times New Roman" w:hAnsi="Times New Roman" w:cs="Times New Roman"/>
            <w:color w:val="000000" w:themeColor="text1"/>
          </w:rPr>
          <w:t>circle back to what learning is</w:t>
        </w:r>
        <w:r w:rsidR="00C76132">
          <w:rPr>
            <w:rFonts w:ascii="Times New Roman" w:hAnsi="Times New Roman" w:cs="Times New Roman"/>
            <w:color w:val="000000" w:themeColor="text1"/>
          </w:rPr>
          <w:t xml:space="preserve"> at a fundamental level</w:t>
        </w:r>
        <w:r w:rsidR="007C7B91">
          <w:rPr>
            <w:rFonts w:ascii="Times New Roman" w:hAnsi="Times New Roman" w:cs="Times New Roman"/>
            <w:color w:val="000000" w:themeColor="text1"/>
          </w:rPr>
          <w:t xml:space="preserve">. Here, </w:t>
        </w:r>
        <w:r w:rsidR="0014579A">
          <w:rPr>
            <w:rFonts w:ascii="Times New Roman" w:hAnsi="Times New Roman" w:cs="Times New Roman"/>
            <w:color w:val="000000" w:themeColor="text1"/>
          </w:rPr>
          <w:t>o</w:t>
        </w:r>
        <w:r w:rsidR="00C03952" w:rsidRPr="00C03952">
          <w:rPr>
            <w:rFonts w:ascii="Times New Roman" w:hAnsi="Times New Roman" w:cs="Times New Roman"/>
            <w:color w:val="000000" w:themeColor="text1"/>
          </w:rPr>
          <w:t xml:space="preserve">ne </w:t>
        </w:r>
      </w:ins>
      <w:r w:rsidR="00C03952" w:rsidRPr="00C03952">
        <w:rPr>
          <w:rFonts w:ascii="Times New Roman" w:hAnsi="Times New Roman" w:cs="Times New Roman"/>
          <w:color w:val="000000" w:themeColor="text1"/>
        </w:rPr>
        <w:t xml:space="preserve">way of navigating and systematizing </w:t>
      </w:r>
      <w:del w:id="536" w:author="Bishoy Zaki" w:date="2026-02-16T14:24:00Z" w16du:dateUtc="2026-02-16T13:24:00Z">
        <w:r w:rsidR="001B54B5" w:rsidRPr="00EE26F4">
          <w:rPr>
            <w:rFonts w:ascii="Times New Roman" w:hAnsi="Times New Roman" w:cs="Times New Roman"/>
            <w:color w:val="000000" w:themeColor="text1"/>
          </w:rPr>
          <w:delText xml:space="preserve">many </w:delText>
        </w:r>
      </w:del>
      <w:ins w:id="537" w:author="Bishoy Zaki" w:date="2026-02-16T14:24:00Z" w16du:dateUtc="2026-02-16T13:24:00Z">
        <w:r w:rsidR="00C03952">
          <w:rPr>
            <w:rFonts w:ascii="Times New Roman" w:hAnsi="Times New Roman" w:cs="Times New Roman"/>
            <w:color w:val="000000" w:themeColor="text1"/>
          </w:rPr>
          <w:t>this</w:t>
        </w:r>
        <w:r w:rsidR="00C03952" w:rsidRPr="00C03952">
          <w:rPr>
            <w:rFonts w:ascii="Times New Roman" w:hAnsi="Times New Roman" w:cs="Times New Roman"/>
            <w:color w:val="000000" w:themeColor="text1"/>
          </w:rPr>
          <w:t xml:space="preserve"> proliferation of </w:t>
        </w:r>
      </w:ins>
      <w:r w:rsidR="00C03952" w:rsidRPr="00C03952">
        <w:rPr>
          <w:rFonts w:ascii="Times New Roman" w:hAnsi="Times New Roman" w:cs="Times New Roman"/>
          <w:color w:val="000000" w:themeColor="text1"/>
        </w:rPr>
        <w:t xml:space="preserve">definitions in </w:t>
      </w:r>
      <w:ins w:id="538" w:author="Bishoy Zaki" w:date="2026-02-16T14:24:00Z" w16du:dateUtc="2026-02-16T13:24:00Z">
        <w:r w:rsidR="00C03952" w:rsidRPr="00C03952">
          <w:rPr>
            <w:rFonts w:ascii="Times New Roman" w:hAnsi="Times New Roman" w:cs="Times New Roman"/>
            <w:color w:val="000000" w:themeColor="text1"/>
          </w:rPr>
          <w:t xml:space="preserve">the policy </w:t>
        </w:r>
      </w:ins>
      <w:r w:rsidR="00C03952" w:rsidRPr="00C03952">
        <w:rPr>
          <w:rFonts w:ascii="Times New Roman" w:hAnsi="Times New Roman" w:cs="Times New Roman"/>
          <w:color w:val="000000" w:themeColor="text1"/>
        </w:rPr>
        <w:t xml:space="preserve">learning literature is </w:t>
      </w:r>
      <w:del w:id="539" w:author="Bishoy Zaki" w:date="2026-02-16T14:24:00Z" w16du:dateUtc="2026-02-16T13:24:00Z">
        <w:r w:rsidR="001B54B5" w:rsidRPr="00EE26F4">
          <w:rPr>
            <w:rFonts w:ascii="Times New Roman" w:hAnsi="Times New Roman" w:cs="Times New Roman"/>
            <w:color w:val="000000" w:themeColor="text1"/>
          </w:rPr>
          <w:delText xml:space="preserve">by looking at the </w:delText>
        </w:r>
      </w:del>
      <w:ins w:id="540" w:author="Bishoy Zaki" w:date="2026-02-16T14:24:00Z" w16du:dateUtc="2026-02-16T13:24:00Z">
        <w:r w:rsidR="00C03952" w:rsidRPr="00C03952">
          <w:rPr>
            <w:rFonts w:ascii="Times New Roman" w:hAnsi="Times New Roman" w:cs="Times New Roman"/>
            <w:color w:val="000000" w:themeColor="text1"/>
          </w:rPr>
          <w:t xml:space="preserve">to distinguish between a concept’s </w:t>
        </w:r>
      </w:ins>
      <w:r w:rsidR="00C03952" w:rsidRPr="00C03952">
        <w:rPr>
          <w:rFonts w:ascii="Times New Roman" w:hAnsi="Times New Roman" w:cs="Times New Roman"/>
          <w:color w:val="000000" w:themeColor="text1"/>
        </w:rPr>
        <w:t xml:space="preserve">background </w:t>
      </w:r>
      <w:ins w:id="541" w:author="Bishoy Zaki" w:date="2026-02-16T14:24:00Z" w16du:dateUtc="2026-02-16T13:24:00Z">
        <w:r w:rsidR="00C03952" w:rsidRPr="00C03952">
          <w:rPr>
            <w:rFonts w:ascii="Times New Roman" w:hAnsi="Times New Roman" w:cs="Times New Roman"/>
            <w:color w:val="000000" w:themeColor="text1"/>
          </w:rPr>
          <w:t xml:space="preserve">meaning </w:t>
        </w:r>
      </w:ins>
      <w:r w:rsidR="00C03952" w:rsidRPr="00C03952">
        <w:rPr>
          <w:rFonts w:ascii="Times New Roman" w:hAnsi="Times New Roman" w:cs="Times New Roman"/>
          <w:color w:val="000000" w:themeColor="text1"/>
        </w:rPr>
        <w:t xml:space="preserve">and </w:t>
      </w:r>
      <w:ins w:id="542" w:author="Bishoy Zaki" w:date="2026-02-16T14:24:00Z" w16du:dateUtc="2026-02-16T13:24:00Z">
        <w:r w:rsidR="00C03952" w:rsidRPr="00C03952">
          <w:rPr>
            <w:rFonts w:ascii="Times New Roman" w:hAnsi="Times New Roman" w:cs="Times New Roman"/>
            <w:color w:val="000000" w:themeColor="text1"/>
          </w:rPr>
          <w:t xml:space="preserve">its more </w:t>
        </w:r>
      </w:ins>
      <w:r w:rsidR="00C03952" w:rsidRPr="00C03952">
        <w:rPr>
          <w:rFonts w:ascii="Times New Roman" w:hAnsi="Times New Roman" w:cs="Times New Roman"/>
          <w:color w:val="000000" w:themeColor="text1"/>
        </w:rPr>
        <w:t xml:space="preserve">systematized </w:t>
      </w:r>
      <w:del w:id="543" w:author="Bishoy Zaki" w:date="2026-02-16T14:24:00Z" w16du:dateUtc="2026-02-16T13:24:00Z">
        <w:r w:rsidR="001B54B5" w:rsidRPr="00EE26F4">
          <w:rPr>
            <w:rFonts w:ascii="Times New Roman" w:hAnsi="Times New Roman" w:cs="Times New Roman"/>
            <w:color w:val="000000" w:themeColor="text1"/>
          </w:rPr>
          <w:delText>levels, where we can understand</w:delText>
        </w:r>
      </w:del>
      <w:ins w:id="544" w:author="Bishoy Zaki" w:date="2026-02-16T14:24:00Z" w16du:dateUtc="2026-02-16T13:24:00Z">
        <w:r w:rsidR="00C03952" w:rsidRPr="00C03952">
          <w:rPr>
            <w:rFonts w:ascii="Times New Roman" w:hAnsi="Times New Roman" w:cs="Times New Roman"/>
            <w:color w:val="000000" w:themeColor="text1"/>
          </w:rPr>
          <w:t>variants, thereby clarifying</w:t>
        </w:r>
      </w:ins>
      <w:r w:rsidR="00C03952" w:rsidRPr="00C03952">
        <w:rPr>
          <w:rFonts w:ascii="Times New Roman" w:hAnsi="Times New Roman" w:cs="Times New Roman"/>
          <w:color w:val="000000" w:themeColor="text1"/>
        </w:rPr>
        <w:t xml:space="preserve"> what </w:t>
      </w:r>
      <w:del w:id="545" w:author="Bishoy Zaki" w:date="2026-02-16T14:24:00Z" w16du:dateUtc="2026-02-16T13:24:00Z">
        <w:r w:rsidR="001B54B5" w:rsidRPr="00EE26F4">
          <w:rPr>
            <w:rFonts w:ascii="Times New Roman" w:hAnsi="Times New Roman" w:cs="Times New Roman"/>
            <w:color w:val="000000" w:themeColor="text1"/>
          </w:rPr>
          <w:delText>a</w:delText>
        </w:r>
      </w:del>
      <w:ins w:id="546" w:author="Bishoy Zaki" w:date="2026-02-16T14:24:00Z" w16du:dateUtc="2026-02-16T13:24:00Z">
        <w:r w:rsidR="00C03952" w:rsidRPr="00C03952">
          <w:rPr>
            <w:rFonts w:ascii="Times New Roman" w:hAnsi="Times New Roman" w:cs="Times New Roman"/>
            <w:color w:val="000000" w:themeColor="text1"/>
          </w:rPr>
          <w:t>the</w:t>
        </w:r>
      </w:ins>
      <w:r w:rsidR="00C03952" w:rsidRPr="00C03952">
        <w:rPr>
          <w:rFonts w:ascii="Times New Roman" w:hAnsi="Times New Roman" w:cs="Times New Roman"/>
          <w:color w:val="000000" w:themeColor="text1"/>
        </w:rPr>
        <w:t xml:space="preserve"> concept is </w:t>
      </w:r>
      <w:del w:id="547" w:author="Bishoy Zaki" w:date="2026-02-16T14:24:00Z" w16du:dateUtc="2026-02-16T13:24:00Z">
        <w:r w:rsidR="001B54B5" w:rsidRPr="00EE26F4">
          <w:rPr>
            <w:rFonts w:ascii="Times New Roman" w:hAnsi="Times New Roman" w:cs="Times New Roman"/>
            <w:color w:val="000000" w:themeColor="text1"/>
          </w:rPr>
          <w:delText>inherently really</w:delText>
        </w:r>
      </w:del>
      <w:ins w:id="548" w:author="Bishoy Zaki" w:date="2026-02-16T14:24:00Z" w16du:dateUtc="2026-02-16T13:24:00Z">
        <w:r w:rsidR="00C03952" w:rsidRPr="00C03952">
          <w:rPr>
            <w:rFonts w:ascii="Times New Roman" w:hAnsi="Times New Roman" w:cs="Times New Roman"/>
            <w:color w:val="000000" w:themeColor="text1"/>
          </w:rPr>
          <w:t>fundamentally</w:t>
        </w:r>
      </w:ins>
      <w:r w:rsidR="00C03952" w:rsidRPr="00C03952">
        <w:rPr>
          <w:rFonts w:ascii="Times New Roman" w:hAnsi="Times New Roman" w:cs="Times New Roman"/>
          <w:color w:val="000000" w:themeColor="text1"/>
        </w:rPr>
        <w:t xml:space="preserve"> about </w:t>
      </w:r>
      <w:ins w:id="549" w:author="Bishoy Zaki" w:date="2026-02-16T14:24:00Z" w16du:dateUtc="2026-02-16T13:24:00Z">
        <w:r w:rsidR="00C03952" w:rsidRPr="00C03952">
          <w:rPr>
            <w:rFonts w:ascii="Times New Roman" w:hAnsi="Times New Roman" w:cs="Times New Roman"/>
            <w:color w:val="000000" w:themeColor="text1"/>
          </w:rPr>
          <w:t xml:space="preserve">before tracing how it is specified in different research traditions </w:t>
        </w:r>
      </w:ins>
      <w:r w:rsidR="00C03952" w:rsidRPr="00C03952">
        <w:rPr>
          <w:rFonts w:ascii="Times New Roman" w:hAnsi="Times New Roman" w:cs="Times New Roman"/>
          <w:color w:val="000000" w:themeColor="text1"/>
        </w:rPr>
        <w:t xml:space="preserve">(see Adcock &amp; Collier, 2001). </w:t>
      </w:r>
      <w:del w:id="550" w:author="Bishoy Zaki" w:date="2026-02-16T14:24:00Z" w16du:dateUtc="2026-02-16T13:24:00Z">
        <w:r w:rsidR="001B54B5" w:rsidRPr="00EE26F4">
          <w:rPr>
            <w:rFonts w:ascii="Times New Roman" w:hAnsi="Times New Roman" w:cs="Times New Roman"/>
            <w:color w:val="000000" w:themeColor="text1"/>
          </w:rPr>
          <w:delText xml:space="preserve">Policy </w:delText>
        </w:r>
      </w:del>
      <w:ins w:id="551" w:author="Bishoy Zaki" w:date="2026-02-16T14:24:00Z" w16du:dateUtc="2026-02-16T13:24:00Z">
        <w:r w:rsidR="00C03952" w:rsidRPr="00C03952">
          <w:rPr>
            <w:rFonts w:ascii="Times New Roman" w:hAnsi="Times New Roman" w:cs="Times New Roman"/>
            <w:color w:val="000000" w:themeColor="text1"/>
          </w:rPr>
          <w:t xml:space="preserve">At this background level, policy </w:t>
        </w:r>
      </w:ins>
      <w:r w:rsidR="00C03952" w:rsidRPr="00C03952">
        <w:rPr>
          <w:rFonts w:ascii="Times New Roman" w:hAnsi="Times New Roman" w:cs="Times New Roman"/>
          <w:color w:val="000000" w:themeColor="text1"/>
        </w:rPr>
        <w:t xml:space="preserve">learning can be </w:t>
      </w:r>
      <w:del w:id="552" w:author="Bishoy Zaki" w:date="2026-02-16T14:24:00Z" w16du:dateUtc="2026-02-16T13:24:00Z">
        <w:r w:rsidR="001B54B5" w:rsidRPr="00EE26F4">
          <w:rPr>
            <w:rFonts w:ascii="Times New Roman" w:hAnsi="Times New Roman" w:cs="Times New Roman"/>
            <w:color w:val="000000" w:themeColor="text1"/>
          </w:rPr>
          <w:delText xml:space="preserve">broadly </w:delText>
        </w:r>
      </w:del>
      <w:r w:rsidR="00C03952" w:rsidRPr="00C03952">
        <w:rPr>
          <w:rFonts w:ascii="Times New Roman" w:hAnsi="Times New Roman" w:cs="Times New Roman"/>
          <w:color w:val="000000" w:themeColor="text1"/>
        </w:rPr>
        <w:t xml:space="preserve">understood as </w:t>
      </w:r>
      <w:r w:rsidR="00C03952" w:rsidRPr="00F97E99">
        <w:rPr>
          <w:rFonts w:ascii="Times New Roman" w:hAnsi="Times New Roman" w:cs="Times New Roman"/>
          <w:i/>
          <w:iCs/>
          <w:color w:val="000000" w:themeColor="text1"/>
        </w:rPr>
        <w:t>an iterative</w:t>
      </w:r>
      <w:ins w:id="553" w:author="Bishoy Zaki" w:date="2026-02-16T14:24:00Z" w16du:dateUtc="2026-02-16T13:24:00Z">
        <w:r w:rsidR="00C03952" w:rsidRPr="00F97E99">
          <w:rPr>
            <w:rFonts w:ascii="Times New Roman" w:hAnsi="Times New Roman" w:cs="Times New Roman"/>
            <w:i/>
            <w:iCs/>
            <w:color w:val="000000" w:themeColor="text1"/>
          </w:rPr>
          <w:t>,</w:t>
        </w:r>
      </w:ins>
      <w:r w:rsidR="00C03952" w:rsidRPr="00F97E99">
        <w:rPr>
          <w:rFonts w:ascii="Times New Roman" w:hAnsi="Times New Roman" w:cs="Times New Roman"/>
          <w:i/>
          <w:iCs/>
          <w:color w:val="000000" w:themeColor="text1"/>
        </w:rPr>
        <w:t xml:space="preserve"> problem-oriented process </w:t>
      </w:r>
      <w:del w:id="554" w:author="Bishoy Zaki" w:date="2026-02-16T14:24:00Z" w16du:dateUtc="2026-02-16T13:24:00Z">
        <w:r w:rsidR="001B54B5" w:rsidRPr="00EE26F4">
          <w:rPr>
            <w:rFonts w:ascii="Times New Roman" w:hAnsi="Times New Roman" w:cs="Times New Roman"/>
            <w:i/>
            <w:iCs/>
            <w:color w:val="000000" w:themeColor="text1"/>
          </w:rPr>
          <w:delText>where</w:delText>
        </w:r>
      </w:del>
      <w:ins w:id="555" w:author="Bishoy Zaki" w:date="2026-02-16T14:24:00Z" w16du:dateUtc="2026-02-16T13:24:00Z">
        <w:r w:rsidR="00C03952" w:rsidRPr="00F97E99">
          <w:rPr>
            <w:rFonts w:ascii="Times New Roman" w:hAnsi="Times New Roman" w:cs="Times New Roman"/>
            <w:i/>
            <w:iCs/>
            <w:color w:val="000000" w:themeColor="text1"/>
          </w:rPr>
          <w:t>in which</w:t>
        </w:r>
      </w:ins>
      <w:r w:rsidR="00C03952" w:rsidRPr="00F97E99">
        <w:rPr>
          <w:rFonts w:ascii="Times New Roman" w:hAnsi="Times New Roman" w:cs="Times New Roman"/>
          <w:i/>
          <w:iCs/>
          <w:color w:val="000000" w:themeColor="text1"/>
        </w:rPr>
        <w:t xml:space="preserve"> policy actors </w:t>
      </w:r>
      <w:ins w:id="556" w:author="Bishoy Zaki" w:date="2026-02-16T14:24:00Z" w16du:dateUtc="2026-02-16T13:24:00Z">
        <w:r w:rsidR="00C03952" w:rsidRPr="00F97E99">
          <w:rPr>
            <w:rFonts w:ascii="Times New Roman" w:hAnsi="Times New Roman" w:cs="Times New Roman"/>
            <w:i/>
            <w:iCs/>
            <w:color w:val="000000" w:themeColor="text1"/>
          </w:rPr>
          <w:t xml:space="preserve">embedded in sensemaking and institutional structures, </w:t>
        </w:r>
      </w:ins>
      <w:r w:rsidR="00C03952" w:rsidRPr="00F97E99">
        <w:rPr>
          <w:rFonts w:ascii="Times New Roman" w:hAnsi="Times New Roman" w:cs="Times New Roman"/>
          <w:i/>
          <w:iCs/>
          <w:color w:val="000000" w:themeColor="text1"/>
        </w:rPr>
        <w:t>seek and process information about policy issues</w:t>
      </w:r>
      <w:del w:id="557" w:author="Bishoy Zaki" w:date="2026-02-16T14:24:00Z" w16du:dateUtc="2026-02-16T13:24:00Z">
        <w:r w:rsidR="001B54B5" w:rsidRPr="00EE26F4">
          <w:rPr>
            <w:rFonts w:ascii="Times New Roman" w:hAnsi="Times New Roman" w:cs="Times New Roman"/>
            <w:i/>
            <w:iCs/>
            <w:color w:val="000000" w:themeColor="text1"/>
          </w:rPr>
          <w:delText xml:space="preserve">, aiming to </w:delText>
        </w:r>
        <w:r w:rsidR="001B54B5" w:rsidRPr="00EE26F4">
          <w:rPr>
            <w:rFonts w:ascii="Times New Roman" w:hAnsi="Times New Roman" w:cs="Times New Roman"/>
            <w:i/>
            <w:iCs/>
            <w:color w:val="000000" w:themeColor="text1"/>
          </w:rPr>
          <w:lastRenderedPageBreak/>
          <w:delText xml:space="preserve">update </w:delText>
        </w:r>
      </w:del>
      <w:ins w:id="558" w:author="Bishoy Zaki" w:date="2026-02-16T14:24:00Z" w16du:dateUtc="2026-02-16T13:24:00Z">
        <w:r w:rsidR="00C03952" w:rsidRPr="00F97E99">
          <w:rPr>
            <w:rFonts w:ascii="Times New Roman" w:hAnsi="Times New Roman" w:cs="Times New Roman"/>
            <w:i/>
            <w:iCs/>
            <w:color w:val="000000" w:themeColor="text1"/>
          </w:rPr>
          <w:t xml:space="preserve"> with the aim of updating </w:t>
        </w:r>
      </w:ins>
      <w:r w:rsidR="00C03952" w:rsidRPr="00F97E99">
        <w:rPr>
          <w:rFonts w:ascii="Times New Roman" w:hAnsi="Times New Roman" w:cs="Times New Roman"/>
          <w:i/>
          <w:iCs/>
          <w:color w:val="000000" w:themeColor="text1"/>
        </w:rPr>
        <w:t xml:space="preserve">their </w:t>
      </w:r>
      <w:del w:id="559" w:author="Bishoy Zaki" w:date="2026-02-16T14:24:00Z" w16du:dateUtc="2026-02-16T13:24:00Z">
        <w:r w:rsidR="001B54B5" w:rsidRPr="00EE26F4">
          <w:rPr>
            <w:rFonts w:ascii="Times New Roman" w:hAnsi="Times New Roman" w:cs="Times New Roman"/>
            <w:i/>
            <w:iCs/>
            <w:color w:val="000000" w:themeColor="text1"/>
          </w:rPr>
          <w:delText>understanding</w:delText>
        </w:r>
      </w:del>
      <w:ins w:id="560" w:author="Bishoy Zaki" w:date="2026-02-16T14:24:00Z" w16du:dateUtc="2026-02-16T13:24:00Z">
        <w:r w:rsidR="00C03952" w:rsidRPr="00F97E99">
          <w:rPr>
            <w:rFonts w:ascii="Times New Roman" w:hAnsi="Times New Roman" w:cs="Times New Roman"/>
            <w:i/>
            <w:iCs/>
            <w:color w:val="000000" w:themeColor="text1"/>
          </w:rPr>
          <w:t>understandings</w:t>
        </w:r>
      </w:ins>
      <w:r w:rsidR="00C03952" w:rsidRPr="00F97E99">
        <w:rPr>
          <w:rFonts w:ascii="Times New Roman" w:hAnsi="Times New Roman" w:cs="Times New Roman"/>
          <w:i/>
          <w:iCs/>
          <w:color w:val="000000" w:themeColor="text1"/>
        </w:rPr>
        <w:t xml:space="preserve"> of how </w:t>
      </w:r>
      <w:del w:id="561" w:author="Bishoy Zaki" w:date="2026-02-16T14:24:00Z" w16du:dateUtc="2026-02-16T13:24:00Z">
        <w:r w:rsidR="001B54B5" w:rsidRPr="00EE26F4">
          <w:rPr>
            <w:rFonts w:ascii="Times New Roman" w:hAnsi="Times New Roman" w:cs="Times New Roman"/>
            <w:i/>
            <w:iCs/>
            <w:color w:val="000000" w:themeColor="text1"/>
          </w:rPr>
          <w:delText>they</w:delText>
        </w:r>
      </w:del>
      <w:ins w:id="562" w:author="Bishoy Zaki" w:date="2026-02-16T14:24:00Z" w16du:dateUtc="2026-02-16T13:24:00Z">
        <w:r w:rsidR="00C03952" w:rsidRPr="00F97E99">
          <w:rPr>
            <w:rFonts w:ascii="Times New Roman" w:hAnsi="Times New Roman" w:cs="Times New Roman"/>
            <w:i/>
            <w:iCs/>
            <w:color w:val="000000" w:themeColor="text1"/>
          </w:rPr>
          <w:t>these issues</w:t>
        </w:r>
      </w:ins>
      <w:r w:rsidR="00C03952" w:rsidRPr="00F97E99">
        <w:rPr>
          <w:rFonts w:ascii="Times New Roman" w:hAnsi="Times New Roman" w:cs="Times New Roman"/>
          <w:i/>
          <w:iCs/>
          <w:color w:val="000000" w:themeColor="text1"/>
        </w:rPr>
        <w:t xml:space="preserve"> can be </w:t>
      </w:r>
      <w:del w:id="563" w:author="Bishoy Zaki" w:date="2026-02-16T14:24:00Z" w16du:dateUtc="2026-02-16T13:24:00Z">
        <w:r w:rsidR="001B54B5" w:rsidRPr="00EE26F4">
          <w:rPr>
            <w:rFonts w:ascii="Times New Roman" w:hAnsi="Times New Roman" w:cs="Times New Roman"/>
            <w:i/>
            <w:iCs/>
            <w:color w:val="000000" w:themeColor="text1"/>
          </w:rPr>
          <w:delText>solved</w:delText>
        </w:r>
      </w:del>
      <w:ins w:id="564" w:author="Bishoy Zaki" w:date="2026-02-16T14:24:00Z" w16du:dateUtc="2026-02-16T13:24:00Z">
        <w:r w:rsidR="00C03952" w:rsidRPr="00F97E99">
          <w:rPr>
            <w:rFonts w:ascii="Times New Roman" w:hAnsi="Times New Roman" w:cs="Times New Roman"/>
            <w:i/>
            <w:iCs/>
            <w:color w:val="000000" w:themeColor="text1"/>
          </w:rPr>
          <w:t>addressed</w:t>
        </w:r>
        <w:r w:rsidR="00A953DA">
          <w:rPr>
            <w:rFonts w:ascii="Times New Roman" w:hAnsi="Times New Roman" w:cs="Times New Roman"/>
            <w:color w:val="000000" w:themeColor="text1"/>
          </w:rPr>
          <w:t xml:space="preserve"> within</w:t>
        </w:r>
        <w:r w:rsidR="00A953DA" w:rsidRPr="00A953DA">
          <w:rPr>
            <w:rFonts w:ascii="Times New Roman" w:hAnsi="Times New Roman" w:cs="Times New Roman"/>
            <w:i/>
            <w:iCs/>
            <w:color w:val="000000" w:themeColor="text1"/>
          </w:rPr>
          <w:t xml:space="preserve"> an evolving context</w:t>
        </w:r>
      </w:ins>
      <w:r w:rsidR="00C03952" w:rsidRPr="006B79D9">
        <w:rPr>
          <w:rFonts w:ascii="Times New Roman" w:hAnsi="Times New Roman" w:cs="Times New Roman"/>
          <w:color w:val="000000" w:themeColor="text1"/>
        </w:rPr>
        <w:t xml:space="preserve"> </w:t>
      </w:r>
      <w:r w:rsidR="00C03952" w:rsidRPr="00C03952">
        <w:rPr>
          <w:rFonts w:ascii="Times New Roman" w:hAnsi="Times New Roman" w:cs="Times New Roman"/>
          <w:color w:val="000000" w:themeColor="text1"/>
        </w:rPr>
        <w:t xml:space="preserve">(Zaki et al., 2022). </w:t>
      </w:r>
      <w:del w:id="565" w:author="Bishoy Zaki" w:date="2026-02-16T14:24:00Z" w16du:dateUtc="2026-02-16T13:24:00Z">
        <w:r w:rsidR="001B54B5" w:rsidRPr="00EE26F4">
          <w:rPr>
            <w:rFonts w:ascii="Times New Roman" w:hAnsi="Times New Roman" w:cs="Times New Roman"/>
            <w:color w:val="000000" w:themeColor="text1"/>
          </w:rPr>
          <w:delText>This</w:delText>
        </w:r>
      </w:del>
      <w:ins w:id="566" w:author="Bishoy Zaki" w:date="2026-02-16T14:24:00Z" w16du:dateUtc="2026-02-16T13:24:00Z">
        <w:r w:rsidR="00C03952" w:rsidRPr="00C03952">
          <w:rPr>
            <w:rFonts w:ascii="Times New Roman" w:hAnsi="Times New Roman" w:cs="Times New Roman"/>
            <w:color w:val="000000" w:themeColor="text1"/>
          </w:rPr>
          <w:t>Such updating</w:t>
        </w:r>
      </w:ins>
      <w:r w:rsidR="00C03952" w:rsidRPr="00C03952">
        <w:rPr>
          <w:rFonts w:ascii="Times New Roman" w:hAnsi="Times New Roman" w:cs="Times New Roman"/>
          <w:color w:val="000000" w:themeColor="text1"/>
        </w:rPr>
        <w:t xml:space="preserve"> can </w:t>
      </w:r>
      <w:del w:id="567" w:author="Bishoy Zaki" w:date="2026-02-16T14:24:00Z" w16du:dateUtc="2026-02-16T13:24:00Z">
        <w:r w:rsidR="001B54B5" w:rsidRPr="00EE26F4">
          <w:rPr>
            <w:rFonts w:ascii="Times New Roman" w:hAnsi="Times New Roman" w:cs="Times New Roman"/>
            <w:color w:val="000000" w:themeColor="text1"/>
          </w:rPr>
          <w:delText>lead to</w:delText>
        </w:r>
      </w:del>
      <w:ins w:id="568" w:author="Bishoy Zaki" w:date="2026-02-16T14:24:00Z" w16du:dateUtc="2026-02-16T13:24:00Z">
        <w:r w:rsidR="00C03952" w:rsidRPr="00C03952">
          <w:rPr>
            <w:rFonts w:ascii="Times New Roman" w:hAnsi="Times New Roman" w:cs="Times New Roman"/>
            <w:color w:val="000000" w:themeColor="text1"/>
          </w:rPr>
          <w:t>yield</w:t>
        </w:r>
      </w:ins>
      <w:r w:rsidR="00C03952" w:rsidRPr="00C03952">
        <w:rPr>
          <w:rFonts w:ascii="Times New Roman" w:hAnsi="Times New Roman" w:cs="Times New Roman"/>
          <w:color w:val="000000" w:themeColor="text1"/>
        </w:rPr>
        <w:t xml:space="preserve"> different </w:t>
      </w:r>
      <w:del w:id="569" w:author="Bishoy Zaki" w:date="2026-02-16T14:24:00Z" w16du:dateUtc="2026-02-16T13:24:00Z">
        <w:r w:rsidR="001B54B5" w:rsidRPr="00EE26F4">
          <w:rPr>
            <w:rFonts w:ascii="Times New Roman" w:hAnsi="Times New Roman" w:cs="Times New Roman"/>
            <w:color w:val="000000" w:themeColor="text1"/>
          </w:rPr>
          <w:delText>outcomes</w:delText>
        </w:r>
      </w:del>
      <w:ins w:id="570" w:author="Bishoy Zaki" w:date="2026-02-16T14:24:00Z" w16du:dateUtc="2026-02-16T13:24:00Z">
        <w:r w:rsidR="00C03952" w:rsidRPr="00C03952">
          <w:rPr>
            <w:rFonts w:ascii="Times New Roman" w:hAnsi="Times New Roman" w:cs="Times New Roman"/>
            <w:color w:val="000000" w:themeColor="text1"/>
          </w:rPr>
          <w:t>products</w:t>
        </w:r>
      </w:ins>
      <w:r w:rsidR="00C03952" w:rsidRPr="00C03952">
        <w:rPr>
          <w:rFonts w:ascii="Times New Roman" w:hAnsi="Times New Roman" w:cs="Times New Roman"/>
          <w:color w:val="000000" w:themeColor="text1"/>
        </w:rPr>
        <w:t xml:space="preserve">, including </w:t>
      </w:r>
      <w:r w:rsidR="00C03952" w:rsidRPr="00C03952">
        <w:rPr>
          <w:rFonts w:ascii="Times New Roman" w:hAnsi="Times New Roman"/>
          <w:color w:val="000000" w:themeColor="text1"/>
          <w:rPrChange w:id="571" w:author="Bishoy Zaki" w:date="2026-02-16T14:24:00Z" w16du:dateUtc="2026-02-16T13:24:00Z">
            <w:rPr>
              <w:rFonts w:ascii="Times New Roman" w:hAnsi="Times New Roman"/>
              <w:i/>
              <w:color w:val="000000" w:themeColor="text1"/>
            </w:rPr>
          </w:rPrChange>
        </w:rPr>
        <w:t>cognitive</w:t>
      </w:r>
      <w:del w:id="572" w:author="Bishoy Zaki" w:date="2026-02-16T14:24:00Z" w16du:dateUtc="2026-02-16T13:24:00Z">
        <w:r w:rsidR="001B54B5" w:rsidRPr="00EE26F4">
          <w:rPr>
            <w:rFonts w:ascii="Times New Roman" w:hAnsi="Times New Roman" w:cs="Times New Roman"/>
            <w:color w:val="000000" w:themeColor="text1"/>
          </w:rPr>
          <w:delText xml:space="preserve">, i.e., </w:delText>
        </w:r>
      </w:del>
      <w:ins w:id="573" w:author="Bishoy Zaki" w:date="2026-02-16T14:24:00Z" w16du:dateUtc="2026-02-16T13:24:00Z">
        <w:r w:rsidR="00C03952" w:rsidRPr="00C03952">
          <w:rPr>
            <w:rFonts w:ascii="Times New Roman" w:hAnsi="Times New Roman" w:cs="Times New Roman"/>
            <w:color w:val="000000" w:themeColor="text1"/>
          </w:rPr>
          <w:t xml:space="preserve"> outcomes, such as </w:t>
        </w:r>
      </w:ins>
      <w:r w:rsidR="00C03952" w:rsidRPr="00C03952">
        <w:rPr>
          <w:rFonts w:ascii="Times New Roman" w:hAnsi="Times New Roman" w:cs="Times New Roman"/>
          <w:color w:val="000000" w:themeColor="text1"/>
        </w:rPr>
        <w:t xml:space="preserve">developing or </w:t>
      </w:r>
      <w:del w:id="574" w:author="Bishoy Zaki" w:date="2026-02-16T14:24:00Z" w16du:dateUtc="2026-02-16T13:24:00Z">
        <w:r w:rsidR="001B54B5" w:rsidRPr="00EE26F4">
          <w:rPr>
            <w:rFonts w:ascii="Times New Roman" w:hAnsi="Times New Roman" w:cs="Times New Roman"/>
            <w:color w:val="000000" w:themeColor="text1"/>
          </w:rPr>
          <w:delText>updating ideas and</w:delText>
        </w:r>
      </w:del>
      <w:ins w:id="575" w:author="Bishoy Zaki" w:date="2026-02-16T14:24:00Z" w16du:dateUtc="2026-02-16T13:24:00Z">
        <w:r w:rsidR="00C03952" w:rsidRPr="00C03952">
          <w:rPr>
            <w:rFonts w:ascii="Times New Roman" w:hAnsi="Times New Roman" w:cs="Times New Roman"/>
            <w:color w:val="000000" w:themeColor="text1"/>
          </w:rPr>
          <w:t>revising</w:t>
        </w:r>
      </w:ins>
      <w:r w:rsidR="00C03952" w:rsidRPr="00C03952">
        <w:rPr>
          <w:rFonts w:ascii="Times New Roman" w:hAnsi="Times New Roman" w:cs="Times New Roman"/>
          <w:color w:val="000000" w:themeColor="text1"/>
        </w:rPr>
        <w:t xml:space="preserve"> beliefs </w:t>
      </w:r>
      <w:del w:id="576" w:author="Bishoy Zaki" w:date="2026-02-16T14:24:00Z" w16du:dateUtc="2026-02-16T13:24:00Z">
        <w:r w:rsidR="001B54B5" w:rsidRPr="00EE26F4">
          <w:rPr>
            <w:rFonts w:ascii="Times New Roman" w:hAnsi="Times New Roman" w:cs="Times New Roman"/>
            <w:color w:val="000000" w:themeColor="text1"/>
          </w:rPr>
          <w:delText xml:space="preserve">about </w:delText>
        </w:r>
      </w:del>
      <w:ins w:id="577" w:author="Bishoy Zaki" w:date="2026-02-16T14:24:00Z" w16du:dateUtc="2026-02-16T13:24:00Z">
        <w:r w:rsidR="00C03952" w:rsidRPr="00C03952">
          <w:rPr>
            <w:rFonts w:ascii="Times New Roman" w:hAnsi="Times New Roman" w:cs="Times New Roman"/>
            <w:color w:val="000000" w:themeColor="text1"/>
          </w:rPr>
          <w:t xml:space="preserve">and understandings of </w:t>
        </w:r>
      </w:ins>
      <w:r w:rsidR="00C03952" w:rsidRPr="00C03952">
        <w:rPr>
          <w:rFonts w:ascii="Times New Roman" w:hAnsi="Times New Roman" w:cs="Times New Roman"/>
          <w:color w:val="000000" w:themeColor="text1"/>
        </w:rPr>
        <w:t xml:space="preserve">policy problems and </w:t>
      </w:r>
      <w:del w:id="578" w:author="Bishoy Zaki" w:date="2026-02-16T14:24:00Z" w16du:dateUtc="2026-02-16T13:24:00Z">
        <w:r w:rsidR="001B54B5" w:rsidRPr="00EE26F4">
          <w:rPr>
            <w:rFonts w:ascii="Times New Roman" w:hAnsi="Times New Roman" w:cs="Times New Roman"/>
            <w:color w:val="000000" w:themeColor="text1"/>
          </w:rPr>
          <w:delText>potential</w:delText>
        </w:r>
      </w:del>
      <w:ins w:id="579" w:author="Bishoy Zaki" w:date="2026-02-16T14:24:00Z" w16du:dateUtc="2026-02-16T13:24:00Z">
        <w:r w:rsidR="00C03952" w:rsidRPr="00C03952">
          <w:rPr>
            <w:rFonts w:ascii="Times New Roman" w:hAnsi="Times New Roman" w:cs="Times New Roman"/>
            <w:color w:val="000000" w:themeColor="text1"/>
          </w:rPr>
          <w:t>plausible</w:t>
        </w:r>
      </w:ins>
      <w:r w:rsidR="00C03952" w:rsidRPr="00C03952">
        <w:rPr>
          <w:rFonts w:ascii="Times New Roman" w:hAnsi="Times New Roman" w:cs="Times New Roman"/>
          <w:color w:val="000000" w:themeColor="text1"/>
        </w:rPr>
        <w:t xml:space="preserve"> solutions</w:t>
      </w:r>
      <w:del w:id="580" w:author="Bishoy Zaki" w:date="2026-02-16T14:24:00Z" w16du:dateUtc="2026-02-16T13:24:00Z">
        <w:r w:rsidR="001B54B5" w:rsidRPr="00EE26F4">
          <w:rPr>
            <w:rFonts w:ascii="Times New Roman" w:hAnsi="Times New Roman" w:cs="Times New Roman"/>
            <w:color w:val="000000" w:themeColor="text1"/>
          </w:rPr>
          <w:delText xml:space="preserve">. These products can sometimes lead to </w:delText>
        </w:r>
      </w:del>
      <w:ins w:id="581" w:author="Bishoy Zaki" w:date="2026-02-16T14:24:00Z" w16du:dateUtc="2026-02-16T13:24:00Z">
        <w:r w:rsidR="00C03952" w:rsidRPr="00C03952">
          <w:rPr>
            <w:rFonts w:ascii="Times New Roman" w:hAnsi="Times New Roman" w:cs="Times New Roman"/>
            <w:color w:val="000000" w:themeColor="text1"/>
          </w:rPr>
          <w:t xml:space="preserve">, and, in some cases, </w:t>
        </w:r>
      </w:ins>
      <w:r w:rsidR="00C03952" w:rsidRPr="00C03952">
        <w:rPr>
          <w:rFonts w:ascii="Times New Roman" w:hAnsi="Times New Roman"/>
          <w:color w:val="000000" w:themeColor="text1"/>
          <w:rPrChange w:id="582" w:author="Bishoy Zaki" w:date="2026-02-16T14:24:00Z" w16du:dateUtc="2026-02-16T13:24:00Z">
            <w:rPr>
              <w:rFonts w:ascii="Times New Roman" w:hAnsi="Times New Roman"/>
              <w:i/>
              <w:color w:val="000000" w:themeColor="text1"/>
            </w:rPr>
          </w:rPrChange>
        </w:rPr>
        <w:t>behavioral</w:t>
      </w:r>
      <w:r w:rsidR="00C03952" w:rsidRPr="00C03952">
        <w:rPr>
          <w:rFonts w:ascii="Times New Roman" w:hAnsi="Times New Roman" w:cs="Times New Roman"/>
          <w:color w:val="000000" w:themeColor="text1"/>
        </w:rPr>
        <w:t xml:space="preserve"> outcomes, </w:t>
      </w:r>
      <w:del w:id="583" w:author="Bishoy Zaki" w:date="2026-02-16T14:24:00Z" w16du:dateUtc="2026-02-16T13:24:00Z">
        <w:r w:rsidR="001B54B5" w:rsidRPr="00EE26F4">
          <w:rPr>
            <w:rFonts w:ascii="Times New Roman" w:hAnsi="Times New Roman" w:cs="Times New Roman"/>
            <w:color w:val="000000" w:themeColor="text1"/>
          </w:rPr>
          <w:delText>i.e., implementing</w:delText>
        </w:r>
      </w:del>
      <w:ins w:id="584" w:author="Bishoy Zaki" w:date="2026-02-16T14:24:00Z" w16du:dateUtc="2026-02-16T13:24:00Z">
        <w:r w:rsidR="00C03952" w:rsidRPr="00C03952">
          <w:rPr>
            <w:rFonts w:ascii="Times New Roman" w:hAnsi="Times New Roman" w:cs="Times New Roman"/>
            <w:color w:val="000000" w:themeColor="text1"/>
          </w:rPr>
          <w:t>such as deploying</w:t>
        </w:r>
      </w:ins>
      <w:r w:rsidR="00C03952" w:rsidRPr="00C03952">
        <w:rPr>
          <w:rFonts w:ascii="Times New Roman" w:hAnsi="Times New Roman" w:cs="Times New Roman"/>
          <w:color w:val="000000" w:themeColor="text1"/>
        </w:rPr>
        <w:t xml:space="preserve"> political strategies and adjusting or changing policies </w:t>
      </w:r>
      <w:del w:id="585" w:author="Bishoy Zaki" w:date="2026-02-16T14:24:00Z" w16du:dateUtc="2026-02-16T13:24:00Z">
        <w:r w:rsidR="001B54B5" w:rsidRPr="00EE26F4">
          <w:rPr>
            <w:rFonts w:ascii="Times New Roman" w:hAnsi="Times New Roman" w:cs="Times New Roman"/>
            <w:color w:val="000000" w:themeColor="text1"/>
          </w:rPr>
          <w:delText>to address problems</w:delText>
        </w:r>
      </w:del>
      <w:ins w:id="586" w:author="Bishoy Zaki" w:date="2026-02-16T14:24:00Z" w16du:dateUtc="2026-02-16T13:24:00Z">
        <w:r w:rsidR="00C03952" w:rsidRPr="00C03952">
          <w:rPr>
            <w:rFonts w:ascii="Times New Roman" w:hAnsi="Times New Roman" w:cs="Times New Roman"/>
            <w:color w:val="000000" w:themeColor="text1"/>
          </w:rPr>
          <w:t>in response to those updated understandings</w:t>
        </w:r>
      </w:ins>
      <w:r w:rsidR="00C03952" w:rsidRPr="00C03952">
        <w:rPr>
          <w:rFonts w:ascii="Times New Roman" w:hAnsi="Times New Roman" w:cs="Times New Roman"/>
          <w:color w:val="000000" w:themeColor="text1"/>
        </w:rPr>
        <w:t xml:space="preserve"> (Heikkila &amp; Gerlak, 2013).</w:t>
      </w:r>
    </w:p>
    <w:p w14:paraId="332EF4F9" w14:textId="24F1E0D5" w:rsidR="00C03952" w:rsidRPr="00C03952" w:rsidRDefault="00C03952">
      <w:pPr>
        <w:spacing w:line="480" w:lineRule="auto"/>
        <w:ind w:firstLine="720"/>
        <w:jc w:val="both"/>
        <w:rPr>
          <w:rFonts w:ascii="Times New Roman" w:hAnsi="Times New Roman" w:cs="Times New Roman"/>
          <w:color w:val="000000" w:themeColor="text1"/>
        </w:rPr>
        <w:pPrChange w:id="587" w:author="Bishoy Zaki" w:date="2026-02-16T14:24:00Z" w16du:dateUtc="2026-02-16T13:24:00Z">
          <w:pPr/>
        </w:pPrChange>
      </w:pPr>
      <w:r w:rsidRPr="00C03952">
        <w:rPr>
          <w:rFonts w:ascii="Times New Roman" w:hAnsi="Times New Roman" w:cs="Times New Roman"/>
          <w:color w:val="000000" w:themeColor="text1"/>
        </w:rPr>
        <w:t xml:space="preserve">Adopting this </w:t>
      </w:r>
      <w:del w:id="588" w:author="Bishoy Zaki" w:date="2026-02-16T14:24:00Z" w16du:dateUtc="2026-02-16T13:24:00Z">
        <w:r w:rsidR="001B54B5" w:rsidRPr="00EE26F4">
          <w:rPr>
            <w:rFonts w:ascii="Times New Roman" w:hAnsi="Times New Roman" w:cs="Times New Roman"/>
            <w:color w:val="000000" w:themeColor="text1"/>
          </w:rPr>
          <w:delText>overarching and</w:delText>
        </w:r>
      </w:del>
      <w:ins w:id="589" w:author="Bishoy Zaki" w:date="2026-02-16T14:24:00Z" w16du:dateUtc="2026-02-16T13:24:00Z">
        <w:r w:rsidRPr="00C03952">
          <w:rPr>
            <w:rFonts w:ascii="Times New Roman" w:hAnsi="Times New Roman" w:cs="Times New Roman"/>
            <w:color w:val="000000" w:themeColor="text1"/>
          </w:rPr>
          <w:t>view</w:t>
        </w:r>
        <w:r w:rsidR="009B4597">
          <w:rPr>
            <w:rFonts w:ascii="Times New Roman" w:hAnsi="Times New Roman" w:cs="Times New Roman"/>
            <w:color w:val="000000" w:themeColor="text1"/>
          </w:rPr>
          <w:t xml:space="preserve"> which foregrounds</w:t>
        </w:r>
        <w:r w:rsidR="009A299B">
          <w:rPr>
            <w:rFonts w:ascii="Times New Roman" w:hAnsi="Times New Roman" w:cs="Times New Roman"/>
            <w:color w:val="000000" w:themeColor="text1"/>
          </w:rPr>
          <w:t xml:space="preserve"> the</w:t>
        </w:r>
      </w:ins>
      <w:r w:rsidR="009A299B">
        <w:rPr>
          <w:rFonts w:ascii="Times New Roman" w:hAnsi="Times New Roman" w:cs="Times New Roman"/>
          <w:color w:val="000000" w:themeColor="text1"/>
        </w:rPr>
        <w:t xml:space="preserve"> fundamental </w:t>
      </w:r>
      <w:ins w:id="590" w:author="Bishoy Zaki" w:date="2026-02-16T14:24:00Z" w16du:dateUtc="2026-02-16T13:24:00Z">
        <w:r w:rsidR="009A299B">
          <w:rPr>
            <w:rFonts w:ascii="Times New Roman" w:hAnsi="Times New Roman" w:cs="Times New Roman"/>
            <w:color w:val="000000" w:themeColor="text1"/>
          </w:rPr>
          <w:t xml:space="preserve">role of </w:t>
        </w:r>
      </w:ins>
      <w:r w:rsidR="009A299B">
        <w:rPr>
          <w:rFonts w:ascii="Times New Roman" w:hAnsi="Times New Roman" w:cs="Times New Roman"/>
          <w:color w:val="000000" w:themeColor="text1"/>
        </w:rPr>
        <w:t xml:space="preserve">information </w:t>
      </w:r>
      <w:del w:id="591" w:author="Bishoy Zaki" w:date="2026-02-16T14:24:00Z" w16du:dateUtc="2026-02-16T13:24:00Z">
        <w:r w:rsidR="001B54B5" w:rsidRPr="00EE26F4">
          <w:rPr>
            <w:rFonts w:ascii="Times New Roman" w:hAnsi="Times New Roman" w:cs="Times New Roman"/>
            <w:color w:val="000000" w:themeColor="text1"/>
          </w:rPr>
          <w:delText>processing-based view of</w:delText>
        </w:r>
      </w:del>
      <w:ins w:id="592" w:author="Bishoy Zaki" w:date="2026-02-16T14:24:00Z" w16du:dateUtc="2026-02-16T13:24:00Z">
        <w:r w:rsidR="009A299B">
          <w:rPr>
            <w:rFonts w:ascii="Times New Roman" w:hAnsi="Times New Roman" w:cs="Times New Roman"/>
            <w:color w:val="000000" w:themeColor="text1"/>
          </w:rPr>
          <w:t>in the</w:t>
        </w:r>
      </w:ins>
      <w:r w:rsidR="009A299B">
        <w:rPr>
          <w:rFonts w:ascii="Times New Roman" w:hAnsi="Times New Roman" w:cs="Times New Roman"/>
          <w:color w:val="000000" w:themeColor="text1"/>
        </w:rPr>
        <w:t xml:space="preserve"> learning </w:t>
      </w:r>
      <w:del w:id="593" w:author="Bishoy Zaki" w:date="2026-02-16T14:24:00Z" w16du:dateUtc="2026-02-16T13:24:00Z">
        <w:r w:rsidR="001B54B5" w:rsidRPr="00EE26F4">
          <w:rPr>
            <w:rFonts w:ascii="Times New Roman" w:hAnsi="Times New Roman" w:cs="Times New Roman"/>
            <w:color w:val="000000" w:themeColor="text1"/>
          </w:rPr>
          <w:delText>where precise</w:delText>
        </w:r>
      </w:del>
      <w:ins w:id="594" w:author="Bishoy Zaki" w:date="2026-02-16T14:24:00Z" w16du:dateUtc="2026-02-16T13:24:00Z">
        <w:r w:rsidR="009A299B">
          <w:rPr>
            <w:rFonts w:ascii="Times New Roman" w:hAnsi="Times New Roman" w:cs="Times New Roman"/>
            <w:color w:val="000000" w:themeColor="text1"/>
          </w:rPr>
          <w:t>process</w:t>
        </w:r>
        <w:r w:rsidRPr="00C03952">
          <w:rPr>
            <w:rFonts w:ascii="Times New Roman" w:hAnsi="Times New Roman" w:cs="Times New Roman"/>
            <w:color w:val="000000" w:themeColor="text1"/>
          </w:rPr>
          <w:t>, and making explicit its constitutive</w:t>
        </w:r>
      </w:ins>
      <w:r w:rsidRPr="00C03952">
        <w:rPr>
          <w:rFonts w:ascii="Times New Roman" w:hAnsi="Times New Roman" w:cs="Times New Roman"/>
          <w:color w:val="000000" w:themeColor="text1"/>
        </w:rPr>
        <w:t xml:space="preserve"> analytical dimensions </w:t>
      </w:r>
      <w:del w:id="595" w:author="Bishoy Zaki" w:date="2026-02-16T14:24:00Z" w16du:dateUtc="2026-02-16T13:24:00Z">
        <w:r w:rsidR="001B54B5" w:rsidRPr="00EE26F4">
          <w:rPr>
            <w:rFonts w:ascii="Times New Roman" w:hAnsi="Times New Roman" w:cs="Times New Roman"/>
            <w:color w:val="000000" w:themeColor="text1"/>
          </w:rPr>
          <w:delText xml:space="preserve">exist (i.e., </w:delText>
        </w:r>
      </w:del>
      <w:ins w:id="596" w:author="Bishoy Zaki" w:date="2026-02-16T14:24:00Z" w16du:dateUtc="2026-02-16T13:24:00Z">
        <w:r w:rsidRPr="00C03952">
          <w:rPr>
            <w:rFonts w:ascii="Times New Roman" w:hAnsi="Times New Roman" w:cs="Times New Roman"/>
            <w:color w:val="000000" w:themeColor="text1"/>
          </w:rPr>
          <w:t>(</w:t>
        </w:r>
      </w:ins>
      <w:r w:rsidRPr="00C03952">
        <w:rPr>
          <w:rFonts w:ascii="Times New Roman" w:hAnsi="Times New Roman" w:cs="Times New Roman"/>
          <w:color w:val="000000" w:themeColor="text1"/>
        </w:rPr>
        <w:t xml:space="preserve">information and knowledge, actors, learning structures, policy problems, and </w:t>
      </w:r>
      <w:del w:id="597" w:author="Bishoy Zaki" w:date="2026-02-16T14:24:00Z" w16du:dateUtc="2026-02-16T13:24:00Z">
        <w:r w:rsidR="001B54B5" w:rsidRPr="00EE26F4">
          <w:rPr>
            <w:rFonts w:ascii="Times New Roman" w:hAnsi="Times New Roman" w:cs="Times New Roman"/>
            <w:color w:val="000000" w:themeColor="text1"/>
          </w:rPr>
          <w:delText>contexts) can help identify and analyze</w:delText>
        </w:r>
      </w:del>
      <w:ins w:id="598" w:author="Bishoy Zaki" w:date="2026-02-16T14:24:00Z" w16du:dateUtc="2026-02-16T13:24:00Z">
        <w:r w:rsidRPr="00C03952">
          <w:rPr>
            <w:rFonts w:ascii="Times New Roman" w:hAnsi="Times New Roman" w:cs="Times New Roman"/>
            <w:color w:val="000000" w:themeColor="text1"/>
          </w:rPr>
          <w:t>context), provides a common baseline for identifying</w:t>
        </w:r>
      </w:ins>
      <w:r w:rsidRPr="00C03952">
        <w:rPr>
          <w:rFonts w:ascii="Times New Roman" w:hAnsi="Times New Roman" w:cs="Times New Roman"/>
          <w:color w:val="000000" w:themeColor="text1"/>
        </w:rPr>
        <w:t xml:space="preserve"> learning across </w:t>
      </w:r>
      <w:del w:id="599" w:author="Bishoy Zaki" w:date="2026-02-16T14:24:00Z" w16du:dateUtc="2026-02-16T13:24:00Z">
        <w:r w:rsidR="001B54B5" w:rsidRPr="00EE26F4">
          <w:rPr>
            <w:rFonts w:ascii="Times New Roman" w:hAnsi="Times New Roman" w:cs="Times New Roman"/>
            <w:color w:val="000000" w:themeColor="text1"/>
          </w:rPr>
          <w:delText>different conceptual approaches.</w:delText>
        </w:r>
      </w:del>
      <w:ins w:id="600" w:author="Bishoy Zaki" w:date="2026-02-16T14:24:00Z" w16du:dateUtc="2026-02-16T13:24:00Z">
        <w:r w:rsidRPr="00C03952">
          <w:rPr>
            <w:rFonts w:ascii="Times New Roman" w:hAnsi="Times New Roman" w:cs="Times New Roman"/>
            <w:color w:val="000000" w:themeColor="text1"/>
          </w:rPr>
          <w:t>conceptually diverse strands.</w:t>
        </w:r>
      </w:ins>
      <w:r w:rsidRPr="00C03952">
        <w:rPr>
          <w:rFonts w:ascii="Times New Roman" w:hAnsi="Times New Roman" w:cs="Times New Roman"/>
          <w:color w:val="000000" w:themeColor="text1"/>
        </w:rPr>
        <w:t xml:space="preserve"> For </w:t>
      </w:r>
      <w:del w:id="601" w:author="Bishoy Zaki" w:date="2026-02-16T14:24:00Z" w16du:dateUtc="2026-02-16T13:24:00Z">
        <w:r w:rsidR="001B54B5" w:rsidRPr="00EE26F4">
          <w:rPr>
            <w:rFonts w:ascii="Times New Roman" w:hAnsi="Times New Roman" w:cs="Times New Roman"/>
            <w:color w:val="000000" w:themeColor="text1"/>
          </w:rPr>
          <w:delText>example</w:delText>
        </w:r>
      </w:del>
      <w:ins w:id="602" w:author="Bishoy Zaki" w:date="2026-02-16T14:24:00Z" w16du:dateUtc="2026-02-16T13:24:00Z">
        <w:r w:rsidRPr="00C03952">
          <w:rPr>
            <w:rFonts w:ascii="Times New Roman" w:hAnsi="Times New Roman" w:cs="Times New Roman"/>
            <w:color w:val="000000" w:themeColor="text1"/>
          </w:rPr>
          <w:t>instance</w:t>
        </w:r>
      </w:ins>
      <w:r w:rsidRPr="00C03952">
        <w:rPr>
          <w:rFonts w:ascii="Times New Roman" w:hAnsi="Times New Roman" w:cs="Times New Roman"/>
          <w:color w:val="000000" w:themeColor="text1"/>
        </w:rPr>
        <w:t xml:space="preserve">, policy transfer and lesson drawing </w:t>
      </w:r>
      <w:del w:id="603" w:author="Bishoy Zaki" w:date="2026-02-16T14:24:00Z" w16du:dateUtc="2026-02-16T13:24:00Z">
        <w:r w:rsidR="001B54B5" w:rsidRPr="00EE26F4">
          <w:rPr>
            <w:rFonts w:ascii="Times New Roman" w:hAnsi="Times New Roman" w:cs="Times New Roman"/>
            <w:color w:val="000000" w:themeColor="text1"/>
          </w:rPr>
          <w:delText xml:space="preserve">could be broadly understood as involving the mobility of policy ideas from one jurisdiction or experience to another (D. P. </w:delText>
        </w:r>
      </w:del>
      <w:ins w:id="604" w:author="Bishoy Zaki" w:date="2026-02-16T14:24:00Z" w16du:dateUtc="2026-02-16T13:24:00Z">
        <w:r w:rsidRPr="00C03952">
          <w:rPr>
            <w:rFonts w:ascii="Times New Roman" w:hAnsi="Times New Roman" w:cs="Times New Roman"/>
            <w:color w:val="000000" w:themeColor="text1"/>
          </w:rPr>
          <w:t xml:space="preserve">can be approached as </w:t>
        </w:r>
        <w:r w:rsidR="00E65FA2">
          <w:rPr>
            <w:rFonts w:ascii="Times New Roman" w:hAnsi="Times New Roman" w:cs="Times New Roman"/>
            <w:color w:val="000000" w:themeColor="text1"/>
          </w:rPr>
          <w:t xml:space="preserve">a </w:t>
        </w:r>
        <w:r w:rsidRPr="00C03952">
          <w:rPr>
            <w:rFonts w:ascii="Times New Roman" w:hAnsi="Times New Roman" w:cs="Times New Roman"/>
            <w:color w:val="000000" w:themeColor="text1"/>
          </w:rPr>
          <w:t>learning process organized around the movement and use of policy-relevant information across time and/or space, where actors draw on external experiences or jurisdictions to inform domestic choices (</w:t>
        </w:r>
        <w:r w:rsidR="0072171C">
          <w:rPr>
            <w:rFonts w:ascii="Times New Roman" w:hAnsi="Times New Roman" w:cs="Times New Roman"/>
            <w:color w:val="000000" w:themeColor="text1"/>
          </w:rPr>
          <w:t xml:space="preserve">e.g., </w:t>
        </w:r>
        <w:r w:rsidRPr="00C03952">
          <w:rPr>
            <w:rFonts w:ascii="Times New Roman" w:hAnsi="Times New Roman" w:cs="Times New Roman"/>
            <w:color w:val="000000" w:themeColor="text1"/>
          </w:rPr>
          <w:t xml:space="preserve">Rose, 1991; </w:t>
        </w:r>
      </w:ins>
      <w:r w:rsidRPr="00C03952">
        <w:rPr>
          <w:rFonts w:ascii="Times New Roman" w:hAnsi="Times New Roman" w:cs="Times New Roman"/>
          <w:color w:val="000000" w:themeColor="text1"/>
        </w:rPr>
        <w:t xml:space="preserve">Dolowitz &amp; Marsh, 2000; </w:t>
      </w:r>
      <w:del w:id="605" w:author="Bishoy Zaki" w:date="2026-02-16T14:24:00Z" w16du:dateUtc="2026-02-16T13:24:00Z">
        <w:r w:rsidR="001B54B5" w:rsidRPr="00EE26F4">
          <w:rPr>
            <w:rFonts w:ascii="Times New Roman" w:hAnsi="Times New Roman" w:cs="Times New Roman"/>
            <w:color w:val="000000" w:themeColor="text1"/>
          </w:rPr>
          <w:delText xml:space="preserve">Rose, 1991; </w:delText>
        </w:r>
      </w:del>
      <w:r w:rsidRPr="00C03952">
        <w:rPr>
          <w:rFonts w:ascii="Times New Roman" w:hAnsi="Times New Roman" w:cs="Times New Roman"/>
          <w:color w:val="000000" w:themeColor="text1"/>
        </w:rPr>
        <w:t xml:space="preserve">Volden et al., 2008). </w:t>
      </w:r>
      <w:del w:id="606" w:author="Bishoy Zaki" w:date="2026-02-16T14:24:00Z" w16du:dateUtc="2026-02-16T13:24:00Z">
        <w:r w:rsidR="001B54B5" w:rsidRPr="00EE26F4">
          <w:rPr>
            <w:rFonts w:ascii="Times New Roman" w:hAnsi="Times New Roman" w:cs="Times New Roman"/>
            <w:color w:val="000000" w:themeColor="text1"/>
          </w:rPr>
          <w:delText>The</w:delText>
        </w:r>
      </w:del>
      <w:ins w:id="607" w:author="Bishoy Zaki" w:date="2026-02-16T14:24:00Z" w16du:dateUtc="2026-02-16T13:24:00Z">
        <w:r w:rsidRPr="00C03952">
          <w:rPr>
            <w:rFonts w:ascii="Times New Roman" w:hAnsi="Times New Roman" w:cs="Times New Roman"/>
            <w:color w:val="000000" w:themeColor="text1"/>
          </w:rPr>
          <w:t>An</w:t>
        </w:r>
      </w:ins>
      <w:r w:rsidRPr="00C03952">
        <w:rPr>
          <w:rFonts w:ascii="Times New Roman" w:hAnsi="Times New Roman" w:cs="Times New Roman"/>
          <w:color w:val="000000" w:themeColor="text1"/>
        </w:rPr>
        <w:t xml:space="preserve"> information</w:t>
      </w:r>
      <w:del w:id="608" w:author="Bishoy Zaki" w:date="2026-02-16T14:24:00Z" w16du:dateUtc="2026-02-16T13:24:00Z">
        <w:r w:rsidR="001B54B5" w:rsidRPr="00EE26F4">
          <w:rPr>
            <w:rFonts w:ascii="Times New Roman" w:hAnsi="Times New Roman" w:cs="Times New Roman"/>
            <w:color w:val="000000" w:themeColor="text1"/>
          </w:rPr>
          <w:delText xml:space="preserve"> </w:delText>
        </w:r>
      </w:del>
      <w:ins w:id="609" w:author="Bishoy Zaki" w:date="2026-02-16T14:24:00Z" w16du:dateUtc="2026-02-16T13:24:00Z">
        <w:r w:rsidRPr="00C03952">
          <w:rPr>
            <w:rFonts w:ascii="Times New Roman" w:hAnsi="Times New Roman" w:cs="Times New Roman"/>
            <w:color w:val="000000" w:themeColor="text1"/>
          </w:rPr>
          <w:t>-</w:t>
        </w:r>
      </w:ins>
      <w:r w:rsidRPr="00C03952">
        <w:rPr>
          <w:rFonts w:ascii="Times New Roman" w:hAnsi="Times New Roman" w:cs="Times New Roman"/>
          <w:color w:val="000000" w:themeColor="text1"/>
        </w:rPr>
        <w:t xml:space="preserve">processing </w:t>
      </w:r>
      <w:del w:id="610" w:author="Bishoy Zaki" w:date="2026-02-16T14:24:00Z" w16du:dateUtc="2026-02-16T13:24:00Z">
        <w:r w:rsidR="001B54B5" w:rsidRPr="00EE26F4">
          <w:rPr>
            <w:rFonts w:ascii="Times New Roman" w:hAnsi="Times New Roman" w:cs="Times New Roman"/>
            <w:color w:val="000000" w:themeColor="text1"/>
          </w:rPr>
          <w:delText>background approach to learning can help</w:delText>
        </w:r>
      </w:del>
      <w:ins w:id="611" w:author="Bishoy Zaki" w:date="2026-02-16T14:24:00Z" w16du:dateUtc="2026-02-16T13:24:00Z">
        <w:r w:rsidRPr="00C03952">
          <w:rPr>
            <w:rFonts w:ascii="Times New Roman" w:hAnsi="Times New Roman" w:cs="Times New Roman"/>
            <w:color w:val="000000" w:themeColor="text1"/>
          </w:rPr>
          <w:t>lens then helps</w:t>
        </w:r>
      </w:ins>
      <w:r w:rsidRPr="00C03952">
        <w:rPr>
          <w:rFonts w:ascii="Times New Roman" w:hAnsi="Times New Roman" w:cs="Times New Roman"/>
          <w:color w:val="000000" w:themeColor="text1"/>
        </w:rPr>
        <w:t xml:space="preserve"> structure </w:t>
      </w:r>
      <w:del w:id="612" w:author="Bishoy Zaki" w:date="2026-02-16T14:24:00Z" w16du:dateUtc="2026-02-16T13:24:00Z">
        <w:r w:rsidR="001B54B5" w:rsidRPr="00EE26F4">
          <w:rPr>
            <w:rFonts w:ascii="Times New Roman" w:hAnsi="Times New Roman" w:cs="Times New Roman"/>
            <w:color w:val="000000" w:themeColor="text1"/>
          </w:rPr>
          <w:delText xml:space="preserve">the </w:delText>
        </w:r>
      </w:del>
      <w:r w:rsidRPr="00C03952">
        <w:rPr>
          <w:rFonts w:ascii="Times New Roman" w:hAnsi="Times New Roman" w:cs="Times New Roman"/>
          <w:color w:val="000000" w:themeColor="text1"/>
        </w:rPr>
        <w:t xml:space="preserve">analysis </w:t>
      </w:r>
      <w:del w:id="613" w:author="Bishoy Zaki" w:date="2026-02-16T14:24:00Z" w16du:dateUtc="2026-02-16T13:24:00Z">
        <w:r w:rsidR="001B54B5" w:rsidRPr="00EE26F4">
          <w:rPr>
            <w:rFonts w:ascii="Times New Roman" w:hAnsi="Times New Roman" w:cs="Times New Roman"/>
            <w:color w:val="000000" w:themeColor="text1"/>
          </w:rPr>
          <w:delText xml:space="preserve">of lesson drawing and policy transfer by pinning down the key dimensions of such processes. This can be done by analyzing the </w:delText>
        </w:r>
      </w:del>
      <w:ins w:id="614" w:author="Bishoy Zaki" w:date="2026-02-16T14:24:00Z" w16du:dateUtc="2026-02-16T13:24:00Z">
        <w:r w:rsidRPr="00C03952">
          <w:rPr>
            <w:rFonts w:ascii="Times New Roman" w:hAnsi="Times New Roman" w:cs="Times New Roman"/>
            <w:color w:val="000000" w:themeColor="text1"/>
          </w:rPr>
          <w:t xml:space="preserve">by specifying what information is mobilized, from which </w:t>
        </w:r>
      </w:ins>
      <w:r w:rsidRPr="00C03952">
        <w:rPr>
          <w:rFonts w:ascii="Times New Roman" w:hAnsi="Times New Roman" w:cs="Times New Roman"/>
          <w:color w:val="000000" w:themeColor="text1"/>
        </w:rPr>
        <w:t>sources</w:t>
      </w:r>
      <w:del w:id="615" w:author="Bishoy Zaki" w:date="2026-02-16T14:24:00Z" w16du:dateUtc="2026-02-16T13:24:00Z">
        <w:r w:rsidR="001B54B5" w:rsidRPr="00EE26F4">
          <w:rPr>
            <w:rFonts w:ascii="Times New Roman" w:hAnsi="Times New Roman" w:cs="Times New Roman"/>
            <w:color w:val="000000" w:themeColor="text1"/>
          </w:rPr>
          <w:delText xml:space="preserve"> of information used, actors</w:delText>
        </w:r>
      </w:del>
      <w:ins w:id="616" w:author="Bishoy Zaki" w:date="2026-02-16T14:24:00Z" w16du:dateUtc="2026-02-16T13:24:00Z">
        <w:r w:rsidRPr="00C03952">
          <w:rPr>
            <w:rFonts w:ascii="Times New Roman" w:hAnsi="Times New Roman" w:cs="Times New Roman"/>
            <w:color w:val="000000" w:themeColor="text1"/>
          </w:rPr>
          <w:t>, by whom</w:t>
        </w:r>
      </w:ins>
      <w:r w:rsidRPr="00C03952">
        <w:rPr>
          <w:rFonts w:ascii="Times New Roman" w:hAnsi="Times New Roman" w:cs="Times New Roman"/>
          <w:color w:val="000000" w:themeColor="text1"/>
        </w:rPr>
        <w:t xml:space="preserve">, and </w:t>
      </w:r>
      <w:del w:id="617" w:author="Bishoy Zaki" w:date="2026-02-16T14:24:00Z" w16du:dateUtc="2026-02-16T13:24:00Z">
        <w:r w:rsidR="001B54B5" w:rsidRPr="00EE26F4">
          <w:rPr>
            <w:rFonts w:ascii="Times New Roman" w:hAnsi="Times New Roman" w:cs="Times New Roman"/>
            <w:color w:val="000000" w:themeColor="text1"/>
          </w:rPr>
          <w:delText>the</w:delText>
        </w:r>
      </w:del>
      <w:ins w:id="618" w:author="Bishoy Zaki" w:date="2026-02-16T14:24:00Z" w16du:dateUtc="2026-02-16T13:24:00Z">
        <w:r w:rsidRPr="00C03952">
          <w:rPr>
            <w:rFonts w:ascii="Times New Roman" w:hAnsi="Times New Roman" w:cs="Times New Roman"/>
            <w:color w:val="000000" w:themeColor="text1"/>
          </w:rPr>
          <w:t>through which</w:t>
        </w:r>
      </w:ins>
      <w:r w:rsidRPr="00C03952">
        <w:rPr>
          <w:rFonts w:ascii="Times New Roman" w:hAnsi="Times New Roman" w:cs="Times New Roman"/>
          <w:color w:val="000000" w:themeColor="text1"/>
        </w:rPr>
        <w:t xml:space="preserve"> cognitive and governance structures </w:t>
      </w:r>
      <w:del w:id="619" w:author="Bishoy Zaki" w:date="2026-02-16T14:24:00Z" w16du:dateUtc="2026-02-16T13:24:00Z">
        <w:r w:rsidR="001B54B5" w:rsidRPr="00EE26F4">
          <w:rPr>
            <w:rFonts w:ascii="Times New Roman" w:hAnsi="Times New Roman" w:cs="Times New Roman"/>
            <w:color w:val="000000" w:themeColor="text1"/>
          </w:rPr>
          <w:delText>involved</w:delText>
        </w:r>
      </w:del>
      <w:ins w:id="620" w:author="Bishoy Zaki" w:date="2026-02-16T14:24:00Z" w16du:dateUtc="2026-02-16T13:24:00Z">
        <w:r w:rsidRPr="00C03952">
          <w:rPr>
            <w:rFonts w:ascii="Times New Roman" w:hAnsi="Times New Roman" w:cs="Times New Roman"/>
            <w:color w:val="000000" w:themeColor="text1"/>
          </w:rPr>
          <w:t>it is selected, interpreted, translated, and institutionalized</w:t>
        </w:r>
      </w:ins>
      <w:r w:rsidRPr="00C03952">
        <w:rPr>
          <w:rFonts w:ascii="Times New Roman" w:hAnsi="Times New Roman" w:cs="Times New Roman"/>
          <w:color w:val="000000" w:themeColor="text1"/>
        </w:rPr>
        <w:t>.</w:t>
      </w:r>
    </w:p>
    <w:p w14:paraId="1F4762B0" w14:textId="5019DE9F" w:rsidR="000D572C" w:rsidRPr="0055433B" w:rsidRDefault="00C03952">
      <w:pPr>
        <w:spacing w:line="480" w:lineRule="auto"/>
        <w:ind w:firstLine="720"/>
        <w:jc w:val="both"/>
        <w:rPr>
          <w:rFonts w:ascii="Times New Roman" w:hAnsi="Times New Roman" w:cs="Times New Roman"/>
          <w:color w:val="000000" w:themeColor="text1"/>
        </w:rPr>
        <w:pPrChange w:id="621" w:author="Bishoy Zaki" w:date="2026-02-16T14:24:00Z" w16du:dateUtc="2026-02-16T13:24:00Z">
          <w:pPr/>
        </w:pPrChange>
      </w:pPr>
      <w:r w:rsidRPr="00C03952">
        <w:rPr>
          <w:rFonts w:ascii="Times New Roman" w:hAnsi="Times New Roman" w:cs="Times New Roman"/>
          <w:color w:val="000000" w:themeColor="text1"/>
        </w:rPr>
        <w:t xml:space="preserve">With </w:t>
      </w:r>
      <w:del w:id="622" w:author="Bishoy Zaki" w:date="2026-02-16T14:24:00Z" w16du:dateUtc="2026-02-16T13:24:00Z">
        <w:r w:rsidR="001B54B5" w:rsidRPr="00EE26F4">
          <w:rPr>
            <w:rFonts w:ascii="Times New Roman" w:hAnsi="Times New Roman" w:cs="Times New Roman"/>
            <w:color w:val="000000" w:themeColor="text1"/>
          </w:rPr>
          <w:delText>the</w:delText>
        </w:r>
      </w:del>
      <w:ins w:id="623" w:author="Bishoy Zaki" w:date="2026-02-16T14:24:00Z" w16du:dateUtc="2026-02-16T13:24:00Z">
        <w:r w:rsidRPr="00C03952">
          <w:rPr>
            <w:rFonts w:ascii="Times New Roman" w:hAnsi="Times New Roman" w:cs="Times New Roman"/>
            <w:color w:val="000000" w:themeColor="text1"/>
          </w:rPr>
          <w:t>these</w:t>
        </w:r>
      </w:ins>
      <w:r w:rsidRPr="00C03952">
        <w:rPr>
          <w:rFonts w:ascii="Times New Roman" w:hAnsi="Times New Roman" w:cs="Times New Roman"/>
          <w:color w:val="000000" w:themeColor="text1"/>
        </w:rPr>
        <w:t xml:space="preserve"> conceptual foundations and streams </w:t>
      </w:r>
      <w:del w:id="624" w:author="Bishoy Zaki" w:date="2026-02-16T14:24:00Z" w16du:dateUtc="2026-02-16T13:24:00Z">
        <w:r w:rsidR="001B54B5" w:rsidRPr="00EE26F4">
          <w:rPr>
            <w:rFonts w:ascii="Times New Roman" w:hAnsi="Times New Roman" w:cs="Times New Roman"/>
            <w:color w:val="000000" w:themeColor="text1"/>
          </w:rPr>
          <w:delText>briefly presented</w:delText>
        </w:r>
      </w:del>
      <w:ins w:id="625" w:author="Bishoy Zaki" w:date="2026-02-16T14:24:00Z" w16du:dateUtc="2026-02-16T13:24:00Z">
        <w:r w:rsidRPr="00C03952">
          <w:rPr>
            <w:rFonts w:ascii="Times New Roman" w:hAnsi="Times New Roman" w:cs="Times New Roman"/>
            <w:color w:val="000000" w:themeColor="text1"/>
          </w:rPr>
          <w:t>in place</w:t>
        </w:r>
      </w:ins>
      <w:r w:rsidRPr="00C03952">
        <w:rPr>
          <w:rFonts w:ascii="Times New Roman" w:hAnsi="Times New Roman" w:cs="Times New Roman"/>
          <w:color w:val="000000" w:themeColor="text1"/>
        </w:rPr>
        <w:t xml:space="preserve">, we </w:t>
      </w:r>
      <w:del w:id="626" w:author="Bishoy Zaki" w:date="2026-02-16T14:24:00Z" w16du:dateUtc="2026-02-16T13:24:00Z">
        <w:r w:rsidR="001B54B5" w:rsidRPr="00EE26F4">
          <w:rPr>
            <w:rFonts w:ascii="Times New Roman" w:hAnsi="Times New Roman" w:cs="Times New Roman"/>
            <w:color w:val="000000" w:themeColor="text1"/>
          </w:rPr>
          <w:delText xml:space="preserve">then focus on </w:delText>
        </w:r>
      </w:del>
      <w:ins w:id="627" w:author="Bishoy Zaki" w:date="2026-02-16T14:24:00Z" w16du:dateUtc="2026-02-16T13:24:00Z">
        <w:r w:rsidRPr="00C03952">
          <w:rPr>
            <w:rFonts w:ascii="Times New Roman" w:hAnsi="Times New Roman" w:cs="Times New Roman"/>
            <w:color w:val="000000" w:themeColor="text1"/>
          </w:rPr>
          <w:t xml:space="preserve">now turn to </w:t>
        </w:r>
      </w:ins>
      <w:r w:rsidRPr="00C03952">
        <w:rPr>
          <w:rFonts w:ascii="Times New Roman" w:hAnsi="Times New Roman" w:cs="Times New Roman"/>
          <w:color w:val="000000" w:themeColor="text1"/>
        </w:rPr>
        <w:t xml:space="preserve">key theoretical perspectives </w:t>
      </w:r>
      <w:del w:id="628" w:author="Bishoy Zaki" w:date="2026-02-16T14:24:00Z" w16du:dateUtc="2026-02-16T13:24:00Z">
        <w:r w:rsidR="001B54B5" w:rsidRPr="00EE26F4">
          <w:rPr>
            <w:rFonts w:ascii="Times New Roman" w:hAnsi="Times New Roman" w:cs="Times New Roman"/>
            <w:color w:val="000000" w:themeColor="text1"/>
          </w:rPr>
          <w:delText>in policy</w:delText>
        </w:r>
      </w:del>
      <w:ins w:id="629" w:author="Bishoy Zaki" w:date="2026-02-16T14:24:00Z" w16du:dateUtc="2026-02-16T13:24:00Z">
        <w:r w:rsidRPr="00C03952">
          <w:rPr>
            <w:rFonts w:ascii="Times New Roman" w:hAnsi="Times New Roman" w:cs="Times New Roman"/>
            <w:color w:val="000000" w:themeColor="text1"/>
          </w:rPr>
          <w:t>that further specify</w:t>
        </w:r>
      </w:ins>
      <w:r w:rsidRPr="00C03952">
        <w:rPr>
          <w:rFonts w:ascii="Times New Roman" w:hAnsi="Times New Roman" w:cs="Times New Roman"/>
          <w:color w:val="000000" w:themeColor="text1"/>
        </w:rPr>
        <w:t xml:space="preserve"> learning</w:t>
      </w:r>
      <w:del w:id="630" w:author="Bishoy Zaki" w:date="2026-02-16T14:24:00Z" w16du:dateUtc="2026-02-16T13:24:00Z">
        <w:r w:rsidR="001B54B5" w:rsidRPr="00EE26F4">
          <w:rPr>
            <w:rFonts w:ascii="Times New Roman" w:hAnsi="Times New Roman" w:cs="Times New Roman"/>
            <w:color w:val="000000" w:themeColor="text1"/>
          </w:rPr>
          <w:delText>. Namely, we focus on</w:delText>
        </w:r>
      </w:del>
      <w:ins w:id="631" w:author="Bishoy Zaki" w:date="2026-02-16T14:24:00Z" w16du:dateUtc="2026-02-16T13:24:00Z">
        <w:r w:rsidRPr="00C03952">
          <w:rPr>
            <w:rFonts w:ascii="Times New Roman" w:hAnsi="Times New Roman" w:cs="Times New Roman"/>
            <w:color w:val="000000" w:themeColor="text1"/>
          </w:rPr>
          <w:t xml:space="preserve"> in</w:t>
        </w:r>
      </w:ins>
      <w:r w:rsidRPr="00C03952">
        <w:rPr>
          <w:rFonts w:ascii="Times New Roman" w:hAnsi="Times New Roman" w:cs="Times New Roman"/>
          <w:color w:val="000000" w:themeColor="text1"/>
        </w:rPr>
        <w:t xml:space="preserve"> analytical </w:t>
      </w:r>
      <w:del w:id="632" w:author="Bishoy Zaki" w:date="2026-02-16T14:24:00Z" w16du:dateUtc="2026-02-16T13:24:00Z">
        <w:r w:rsidR="001B54B5" w:rsidRPr="00EE26F4">
          <w:rPr>
            <w:rFonts w:ascii="Times New Roman" w:hAnsi="Times New Roman" w:cs="Times New Roman"/>
            <w:color w:val="000000" w:themeColor="text1"/>
          </w:rPr>
          <w:delText>perspectives and theoretical</w:delText>
        </w:r>
      </w:del>
      <w:ins w:id="633" w:author="Bishoy Zaki" w:date="2026-02-16T14:24:00Z" w16du:dateUtc="2026-02-16T13:24:00Z">
        <w:r w:rsidRPr="00C03952">
          <w:rPr>
            <w:rFonts w:ascii="Times New Roman" w:hAnsi="Times New Roman" w:cs="Times New Roman"/>
            <w:color w:val="000000" w:themeColor="text1"/>
          </w:rPr>
          <w:t>terms, focusing on</w:t>
        </w:r>
      </w:ins>
      <w:r w:rsidRPr="00C03952">
        <w:rPr>
          <w:rFonts w:ascii="Times New Roman" w:hAnsi="Times New Roman" w:cs="Times New Roman"/>
          <w:color w:val="000000" w:themeColor="text1"/>
        </w:rPr>
        <w:t xml:space="preserve"> descriptors such as forms, mechanisms, modes, and types of learning.</w:t>
      </w:r>
    </w:p>
    <w:p w14:paraId="233EE5B2" w14:textId="77777777" w:rsidR="00486913" w:rsidRPr="0066090A" w:rsidRDefault="00266379">
      <w:pPr>
        <w:rPr>
          <w:rFonts w:ascii="Times New Roman" w:hAnsi="Times New Roman"/>
          <w:b/>
          <w:color w:val="000000" w:themeColor="text1"/>
          <w:rPrChange w:id="634" w:author="Bishoy Zaki" w:date="2026-02-16T14:24:00Z" w16du:dateUtc="2026-02-16T13:24:00Z">
            <w:rPr>
              <w:rFonts w:ascii="Times New Roman" w:hAnsi="Times New Roman"/>
              <w:color w:val="000000" w:themeColor="text1"/>
            </w:rPr>
          </w:rPrChange>
        </w:rPr>
      </w:pPr>
      <w:bookmarkStart w:id="635" w:name="Xb75bbfe329ac1091d247c0a8c073b1a961b3f60"/>
      <w:bookmarkEnd w:id="336"/>
      <w:r w:rsidRPr="0066090A">
        <w:rPr>
          <w:rFonts w:ascii="Times New Roman" w:hAnsi="Times New Roman"/>
          <w:b/>
          <w:color w:val="000000" w:themeColor="text1"/>
          <w:rPrChange w:id="636" w:author="Bishoy Zaki" w:date="2026-02-16T14:24:00Z" w16du:dateUtc="2026-02-16T13:24:00Z">
            <w:rPr>
              <w:rFonts w:ascii="Times New Roman" w:hAnsi="Times New Roman"/>
              <w:color w:val="000000" w:themeColor="text1"/>
            </w:rPr>
          </w:rPrChange>
        </w:rPr>
        <w:lastRenderedPageBreak/>
        <w:t>2.2.2 Key Analytical Approaches: Learning as Levels of Analysis</w:t>
      </w:r>
    </w:p>
    <w:p w14:paraId="7FE6894F" w14:textId="5338BC62" w:rsidR="009C7199" w:rsidRPr="009C7199" w:rsidRDefault="009C7199">
      <w:pPr>
        <w:spacing w:line="480" w:lineRule="auto"/>
        <w:ind w:firstLine="720"/>
        <w:jc w:val="both"/>
        <w:rPr>
          <w:rFonts w:ascii="Times New Roman" w:hAnsi="Times New Roman" w:cs="Times New Roman"/>
          <w:color w:val="000000" w:themeColor="text1"/>
        </w:rPr>
        <w:pPrChange w:id="637" w:author="Bishoy Zaki" w:date="2026-02-16T14:24:00Z" w16du:dateUtc="2026-02-16T13:24:00Z">
          <w:pPr/>
        </w:pPrChange>
      </w:pPr>
      <w:r w:rsidRPr="009C7199">
        <w:rPr>
          <w:rFonts w:ascii="Times New Roman" w:hAnsi="Times New Roman" w:cs="Times New Roman"/>
          <w:color w:val="000000" w:themeColor="text1"/>
        </w:rPr>
        <w:t xml:space="preserve">As discussed, several approaches have emerged to describe </w:t>
      </w:r>
      <w:del w:id="638" w:author="Bishoy Zaki" w:date="2026-02-16T14:24:00Z" w16du:dateUtc="2026-02-16T13:24:00Z">
        <w:r w:rsidR="001B54B5" w:rsidRPr="00EE26F4">
          <w:rPr>
            <w:rFonts w:ascii="Times New Roman" w:hAnsi="Times New Roman" w:cs="Times New Roman"/>
            <w:color w:val="000000" w:themeColor="text1"/>
          </w:rPr>
          <w:delText xml:space="preserve">the growing literature on </w:delText>
        </w:r>
      </w:del>
      <w:r w:rsidR="00C86B03">
        <w:rPr>
          <w:rFonts w:ascii="Times New Roman" w:hAnsi="Times New Roman" w:cs="Times New Roman"/>
          <w:color w:val="000000" w:themeColor="text1"/>
        </w:rPr>
        <w:t xml:space="preserve">policy learning </w:t>
      </w:r>
      <w:ins w:id="639" w:author="Bishoy Zaki" w:date="2026-02-16T14:24:00Z" w16du:dateUtc="2026-02-16T13:24:00Z">
        <w:r w:rsidR="00C86B03">
          <w:rPr>
            <w:rFonts w:ascii="Times New Roman" w:hAnsi="Times New Roman" w:cs="Times New Roman"/>
            <w:color w:val="000000" w:themeColor="text1"/>
          </w:rPr>
          <w:t xml:space="preserve">process </w:t>
        </w:r>
      </w:ins>
      <w:r w:rsidR="00C86B03">
        <w:rPr>
          <w:rFonts w:ascii="Times New Roman" w:hAnsi="Times New Roman" w:cs="Times New Roman"/>
          <w:color w:val="000000" w:themeColor="text1"/>
        </w:rPr>
        <w:t xml:space="preserve">and </w:t>
      </w:r>
      <w:r w:rsidRPr="009C7199">
        <w:rPr>
          <w:rFonts w:ascii="Times New Roman" w:hAnsi="Times New Roman" w:cs="Times New Roman"/>
          <w:color w:val="000000" w:themeColor="text1"/>
        </w:rPr>
        <w:t xml:space="preserve">capture </w:t>
      </w:r>
      <w:ins w:id="640" w:author="Bishoy Zaki" w:date="2026-02-16T14:24:00Z" w16du:dateUtc="2026-02-16T13:24:00Z">
        <w:r w:rsidRPr="009C7199">
          <w:rPr>
            <w:rFonts w:ascii="Times New Roman" w:hAnsi="Times New Roman" w:cs="Times New Roman"/>
            <w:color w:val="000000" w:themeColor="text1"/>
          </w:rPr>
          <w:t xml:space="preserve">a </w:t>
        </w:r>
      </w:ins>
      <w:r w:rsidRPr="009C7199">
        <w:rPr>
          <w:rFonts w:ascii="Times New Roman" w:hAnsi="Times New Roman" w:cs="Times New Roman"/>
          <w:color w:val="000000" w:themeColor="text1"/>
        </w:rPr>
        <w:t xml:space="preserve">diverse </w:t>
      </w:r>
      <w:ins w:id="641" w:author="Bishoy Zaki" w:date="2026-02-16T14:24:00Z" w16du:dateUtc="2026-02-16T13:24:00Z">
        <w:r w:rsidRPr="009C7199">
          <w:rPr>
            <w:rFonts w:ascii="Times New Roman" w:hAnsi="Times New Roman" w:cs="Times New Roman"/>
            <w:color w:val="000000" w:themeColor="text1"/>
          </w:rPr>
          <w:t xml:space="preserve">set of </w:t>
        </w:r>
      </w:ins>
      <w:r w:rsidRPr="009C7199">
        <w:rPr>
          <w:rFonts w:ascii="Times New Roman" w:hAnsi="Times New Roman" w:cs="Times New Roman"/>
          <w:color w:val="000000" w:themeColor="text1"/>
        </w:rPr>
        <w:t xml:space="preserve">learning phenomena. The </w:t>
      </w:r>
      <w:del w:id="642" w:author="Bishoy Zaki" w:date="2026-02-16T14:24:00Z" w16du:dateUtc="2026-02-16T13:24:00Z">
        <w:r w:rsidR="001B54B5" w:rsidRPr="00EE26F4">
          <w:rPr>
            <w:rFonts w:ascii="Times New Roman" w:hAnsi="Times New Roman" w:cs="Times New Roman"/>
            <w:color w:val="000000" w:themeColor="text1"/>
          </w:rPr>
          <w:delText xml:space="preserve">very </w:delText>
        </w:r>
      </w:del>
      <w:r w:rsidRPr="009C7199">
        <w:rPr>
          <w:rFonts w:ascii="Times New Roman" w:hAnsi="Times New Roman" w:cs="Times New Roman"/>
          <w:color w:val="000000" w:themeColor="text1"/>
        </w:rPr>
        <w:t xml:space="preserve">concept of learning </w:t>
      </w:r>
      <w:del w:id="643" w:author="Bishoy Zaki" w:date="2026-02-16T14:24:00Z" w16du:dateUtc="2026-02-16T13:24:00Z">
        <w:r w:rsidR="001B54B5" w:rsidRPr="00EE26F4">
          <w:rPr>
            <w:rFonts w:ascii="Times New Roman" w:hAnsi="Times New Roman" w:cs="Times New Roman"/>
            <w:color w:val="000000" w:themeColor="text1"/>
          </w:rPr>
          <w:delText xml:space="preserve">can provide different </w:delText>
        </w:r>
      </w:del>
      <w:ins w:id="644" w:author="Bishoy Zaki" w:date="2026-02-16T14:24:00Z" w16du:dateUtc="2026-02-16T13:24:00Z">
        <w:r w:rsidRPr="009C7199">
          <w:rPr>
            <w:rFonts w:ascii="Times New Roman" w:hAnsi="Times New Roman" w:cs="Times New Roman"/>
            <w:color w:val="000000" w:themeColor="text1"/>
          </w:rPr>
          <w:t xml:space="preserve">therefore affords multiple </w:t>
        </w:r>
      </w:ins>
      <w:r w:rsidRPr="009C7199">
        <w:rPr>
          <w:rFonts w:ascii="Times New Roman" w:hAnsi="Times New Roman" w:cs="Times New Roman"/>
          <w:color w:val="000000" w:themeColor="text1"/>
        </w:rPr>
        <w:t xml:space="preserve">analytical </w:t>
      </w:r>
      <w:del w:id="645" w:author="Bishoy Zaki" w:date="2026-02-16T14:24:00Z" w16du:dateUtc="2026-02-16T13:24:00Z">
        <w:r w:rsidR="001B54B5" w:rsidRPr="00EE26F4">
          <w:rPr>
            <w:rFonts w:ascii="Times New Roman" w:hAnsi="Times New Roman" w:cs="Times New Roman"/>
            <w:color w:val="000000" w:themeColor="text1"/>
          </w:rPr>
          <w:delText>perspectives</w:delText>
        </w:r>
      </w:del>
      <w:ins w:id="646" w:author="Bishoy Zaki" w:date="2026-02-16T14:24:00Z" w16du:dateUtc="2026-02-16T13:24:00Z">
        <w:r w:rsidRPr="009C7199">
          <w:rPr>
            <w:rFonts w:ascii="Times New Roman" w:hAnsi="Times New Roman" w:cs="Times New Roman"/>
            <w:color w:val="000000" w:themeColor="text1"/>
          </w:rPr>
          <w:t>vantage points</w:t>
        </w:r>
      </w:ins>
      <w:r w:rsidRPr="009C7199">
        <w:rPr>
          <w:rFonts w:ascii="Times New Roman" w:hAnsi="Times New Roman" w:cs="Times New Roman"/>
          <w:color w:val="000000" w:themeColor="text1"/>
        </w:rPr>
        <w:t xml:space="preserve"> on the policy process</w:t>
      </w:r>
      <w:del w:id="647" w:author="Bishoy Zaki" w:date="2026-02-16T14:24:00Z" w16du:dateUtc="2026-02-16T13:24:00Z">
        <w:r w:rsidR="001B54B5" w:rsidRPr="00EE26F4">
          <w:rPr>
            <w:rFonts w:ascii="Times New Roman" w:hAnsi="Times New Roman" w:cs="Times New Roman"/>
            <w:color w:val="000000" w:themeColor="text1"/>
          </w:rPr>
          <w:delText>. In addition</w:delText>
        </w:r>
      </w:del>
      <w:ins w:id="648" w:author="Bishoy Zaki" w:date="2026-02-16T14:24:00Z" w16du:dateUtc="2026-02-16T13:24:00Z">
        <w:r w:rsidRPr="009C7199">
          <w:rPr>
            <w:rFonts w:ascii="Times New Roman" w:hAnsi="Times New Roman" w:cs="Times New Roman"/>
            <w:color w:val="000000" w:themeColor="text1"/>
          </w:rPr>
          <w:t>, not least because learning can be theorized as operating at different levels of analysis and through different pathways. In this sense</w:t>
        </w:r>
      </w:ins>
      <w:r w:rsidRPr="009C7199">
        <w:rPr>
          <w:rFonts w:ascii="Times New Roman" w:hAnsi="Times New Roman" w:cs="Times New Roman"/>
          <w:color w:val="000000" w:themeColor="text1"/>
        </w:rPr>
        <w:t xml:space="preserve">, policy learning is positioned to explain </w:t>
      </w:r>
      <w:del w:id="649" w:author="Bishoy Zaki" w:date="2026-02-16T14:24:00Z" w16du:dateUtc="2026-02-16T13:24:00Z">
        <w:r w:rsidR="001B54B5" w:rsidRPr="00EE26F4">
          <w:rPr>
            <w:rFonts w:ascii="Times New Roman" w:hAnsi="Times New Roman" w:cs="Times New Roman"/>
            <w:color w:val="000000" w:themeColor="text1"/>
          </w:rPr>
          <w:delText xml:space="preserve">different policy and organizational behaviors across multiple levels of analysis: </w:delText>
        </w:r>
      </w:del>
      <w:ins w:id="650" w:author="Bishoy Zaki" w:date="2026-02-16T14:24:00Z" w16du:dateUtc="2026-02-16T13:24:00Z">
        <w:r w:rsidR="00B60564">
          <w:rPr>
            <w:rFonts w:ascii="Times New Roman" w:hAnsi="Times New Roman" w:cs="Times New Roman"/>
            <w:color w:val="000000" w:themeColor="text1"/>
          </w:rPr>
          <w:t xml:space="preserve">-related </w:t>
        </w:r>
        <w:r w:rsidRPr="009C7199">
          <w:rPr>
            <w:rFonts w:ascii="Times New Roman" w:hAnsi="Times New Roman" w:cs="Times New Roman"/>
            <w:color w:val="000000" w:themeColor="text1"/>
          </w:rPr>
          <w:t xml:space="preserve">behaviour at the </w:t>
        </w:r>
      </w:ins>
      <w:r w:rsidRPr="009C7199">
        <w:rPr>
          <w:rFonts w:ascii="Times New Roman" w:hAnsi="Times New Roman" w:cs="Times New Roman"/>
          <w:color w:val="000000" w:themeColor="text1"/>
        </w:rPr>
        <w:t>micro</w:t>
      </w:r>
      <w:del w:id="651" w:author="Bishoy Zaki" w:date="2026-02-16T14:24:00Z" w16du:dateUtc="2026-02-16T13:24:00Z">
        <w:r w:rsidR="001B54B5" w:rsidRPr="00EE26F4">
          <w:rPr>
            <w:rFonts w:ascii="Times New Roman" w:hAnsi="Times New Roman" w:cs="Times New Roman"/>
            <w:color w:val="000000" w:themeColor="text1"/>
          </w:rPr>
          <w:delText xml:space="preserve">, </w:delText>
        </w:r>
      </w:del>
      <w:ins w:id="652" w:author="Bishoy Zaki" w:date="2026-02-16T14:24:00Z" w16du:dateUtc="2026-02-16T13:24:00Z">
        <w:r w:rsidRPr="009C7199">
          <w:rPr>
            <w:rFonts w:ascii="Times New Roman" w:hAnsi="Times New Roman" w:cs="Times New Roman"/>
            <w:color w:val="000000" w:themeColor="text1"/>
          </w:rPr>
          <w:t xml:space="preserve"> level of individuals, the </w:t>
        </w:r>
      </w:ins>
      <w:r w:rsidRPr="009C7199">
        <w:rPr>
          <w:rFonts w:ascii="Times New Roman" w:hAnsi="Times New Roman" w:cs="Times New Roman"/>
          <w:color w:val="000000" w:themeColor="text1"/>
        </w:rPr>
        <w:t>meso</w:t>
      </w:r>
      <w:ins w:id="653" w:author="Bishoy Zaki" w:date="2026-02-16T14:24:00Z" w16du:dateUtc="2026-02-16T13:24:00Z">
        <w:r w:rsidRPr="009C7199">
          <w:rPr>
            <w:rFonts w:ascii="Times New Roman" w:hAnsi="Times New Roman" w:cs="Times New Roman"/>
            <w:color w:val="000000" w:themeColor="text1"/>
          </w:rPr>
          <w:t xml:space="preserve"> level of groups, organizations</w:t>
        </w:r>
      </w:ins>
      <w:r w:rsidRPr="009C7199">
        <w:rPr>
          <w:rFonts w:ascii="Times New Roman" w:hAnsi="Times New Roman" w:cs="Times New Roman"/>
          <w:color w:val="000000" w:themeColor="text1"/>
        </w:rPr>
        <w:t xml:space="preserve">, and </w:t>
      </w:r>
      <w:ins w:id="654" w:author="Bishoy Zaki" w:date="2026-02-16T14:24:00Z" w16du:dateUtc="2026-02-16T13:24:00Z">
        <w:r w:rsidRPr="009C7199">
          <w:rPr>
            <w:rFonts w:ascii="Times New Roman" w:hAnsi="Times New Roman" w:cs="Times New Roman"/>
            <w:color w:val="000000" w:themeColor="text1"/>
          </w:rPr>
          <w:t xml:space="preserve">subsystems, and the </w:t>
        </w:r>
      </w:ins>
      <w:r w:rsidRPr="009C7199">
        <w:rPr>
          <w:rFonts w:ascii="Times New Roman" w:hAnsi="Times New Roman" w:cs="Times New Roman"/>
          <w:color w:val="000000" w:themeColor="text1"/>
        </w:rPr>
        <w:t>macro</w:t>
      </w:r>
      <w:del w:id="655" w:author="Bishoy Zaki" w:date="2026-02-16T14:24:00Z" w16du:dateUtc="2026-02-16T13:24:00Z">
        <w:r w:rsidR="001B54B5" w:rsidRPr="00EE26F4">
          <w:rPr>
            <w:rFonts w:ascii="Times New Roman" w:hAnsi="Times New Roman" w:cs="Times New Roman"/>
            <w:color w:val="000000" w:themeColor="text1"/>
          </w:rPr>
          <w:delText xml:space="preserve">. </w:delText>
        </w:r>
        <w:r w:rsidR="00486913">
          <w:fldChar w:fldCharType="begin"/>
        </w:r>
        <w:r w:rsidR="00486913">
          <w:delInstrText>HYPERLINK \l "tbl-learn-levels" \h</w:delInstrText>
        </w:r>
        <w:r w:rsidR="00486913">
          <w:fldChar w:fldCharType="separate"/>
        </w:r>
        <w:r w:rsidR="00486913" w:rsidRPr="00EE26F4">
          <w:rPr>
            <w:rFonts w:ascii="Times New Roman" w:hAnsi="Times New Roman" w:cs="Times New Roman"/>
            <w:color w:val="000000" w:themeColor="text1"/>
          </w:rPr>
          <w:delText>Table 2.2</w:delText>
        </w:r>
        <w:r w:rsidR="00486913">
          <w:fldChar w:fldCharType="end"/>
        </w:r>
        <w:r w:rsidR="001B54B5" w:rsidRPr="00EE26F4">
          <w:rPr>
            <w:rFonts w:ascii="Times New Roman" w:hAnsi="Times New Roman" w:cs="Times New Roman"/>
            <w:color w:val="000000" w:themeColor="text1"/>
          </w:rPr>
          <w:delText xml:space="preserve"> provides</w:delText>
        </w:r>
      </w:del>
      <w:ins w:id="656" w:author="Bishoy Zaki" w:date="2026-02-16T14:24:00Z" w16du:dateUtc="2026-02-16T13:24:00Z">
        <w:r w:rsidRPr="009C7199">
          <w:rPr>
            <w:rFonts w:ascii="Times New Roman" w:hAnsi="Times New Roman" w:cs="Times New Roman"/>
            <w:color w:val="000000" w:themeColor="text1"/>
          </w:rPr>
          <w:t xml:space="preserve"> level of broader institutional and societal dynamics, while also allowing for multidimensional and non-linear patterns in which learning unfolds across levels and loops back on itself. Table 2.2 summarizes these levels and dynamics, providing brief</w:t>
        </w:r>
      </w:ins>
      <w:r w:rsidRPr="009C7199">
        <w:rPr>
          <w:rFonts w:ascii="Times New Roman" w:hAnsi="Times New Roman" w:cs="Times New Roman"/>
          <w:color w:val="000000" w:themeColor="text1"/>
        </w:rPr>
        <w:t xml:space="preserve"> descriptions and </w:t>
      </w:r>
      <w:ins w:id="657" w:author="Bishoy Zaki" w:date="2026-02-16T14:24:00Z" w16du:dateUtc="2026-02-16T13:24:00Z">
        <w:r w:rsidRPr="009C7199">
          <w:rPr>
            <w:rFonts w:ascii="Times New Roman" w:hAnsi="Times New Roman" w:cs="Times New Roman"/>
            <w:color w:val="000000" w:themeColor="text1"/>
          </w:rPr>
          <w:t xml:space="preserve">illustrative </w:t>
        </w:r>
      </w:ins>
      <w:r w:rsidRPr="009C7199">
        <w:rPr>
          <w:rFonts w:ascii="Times New Roman" w:hAnsi="Times New Roman" w:cs="Times New Roman"/>
          <w:color w:val="000000" w:themeColor="text1"/>
        </w:rPr>
        <w:t xml:space="preserve">examples of </w:t>
      </w:r>
      <w:del w:id="658" w:author="Bishoy Zaki" w:date="2026-02-16T14:24:00Z" w16du:dateUtc="2026-02-16T13:24:00Z">
        <w:r w:rsidR="001B54B5" w:rsidRPr="00EE26F4">
          <w:rPr>
            <w:rFonts w:ascii="Times New Roman" w:hAnsi="Times New Roman" w:cs="Times New Roman"/>
            <w:color w:val="000000" w:themeColor="text1"/>
          </w:rPr>
          <w:delText xml:space="preserve">learning at the </w:delText>
        </w:r>
      </w:del>
      <w:r w:rsidRPr="009C7199">
        <w:rPr>
          <w:rFonts w:ascii="Times New Roman" w:hAnsi="Times New Roman" w:cs="Times New Roman"/>
          <w:color w:val="000000" w:themeColor="text1"/>
        </w:rPr>
        <w:t>micro</w:t>
      </w:r>
      <w:del w:id="659" w:author="Bishoy Zaki" w:date="2026-02-16T14:24:00Z" w16du:dateUtc="2026-02-16T13:24:00Z">
        <w:r w:rsidR="001B54B5" w:rsidRPr="00EE26F4">
          <w:rPr>
            <w:rFonts w:ascii="Times New Roman" w:hAnsi="Times New Roman" w:cs="Times New Roman"/>
            <w:color w:val="000000" w:themeColor="text1"/>
          </w:rPr>
          <w:delText>,</w:delText>
        </w:r>
      </w:del>
      <w:ins w:id="660" w:author="Bishoy Zaki" w:date="2026-02-16T14:24:00Z" w16du:dateUtc="2026-02-16T13:24:00Z">
        <w:r w:rsidRPr="009C7199">
          <w:rPr>
            <w:rFonts w:ascii="Times New Roman" w:hAnsi="Times New Roman" w:cs="Times New Roman"/>
            <w:color w:val="000000" w:themeColor="text1"/>
          </w:rPr>
          <w:t>-,</w:t>
        </w:r>
      </w:ins>
      <w:r w:rsidRPr="009C7199">
        <w:rPr>
          <w:rFonts w:ascii="Times New Roman" w:hAnsi="Times New Roman" w:cs="Times New Roman"/>
          <w:color w:val="000000" w:themeColor="text1"/>
        </w:rPr>
        <w:t xml:space="preserve"> meso</w:t>
      </w:r>
      <w:del w:id="661" w:author="Bishoy Zaki" w:date="2026-02-16T14:24:00Z" w16du:dateUtc="2026-02-16T13:24:00Z">
        <w:r w:rsidR="001B54B5" w:rsidRPr="00EE26F4">
          <w:rPr>
            <w:rFonts w:ascii="Times New Roman" w:hAnsi="Times New Roman" w:cs="Times New Roman"/>
            <w:color w:val="000000" w:themeColor="text1"/>
          </w:rPr>
          <w:delText>,</w:delText>
        </w:r>
      </w:del>
      <w:ins w:id="662" w:author="Bishoy Zaki" w:date="2026-02-16T14:24:00Z" w16du:dateUtc="2026-02-16T13:24:00Z">
        <w:r w:rsidRPr="009C7199">
          <w:rPr>
            <w:rFonts w:ascii="Times New Roman" w:hAnsi="Times New Roman" w:cs="Times New Roman"/>
            <w:color w:val="000000" w:themeColor="text1"/>
          </w:rPr>
          <w:t>-,</w:t>
        </w:r>
      </w:ins>
      <w:r w:rsidRPr="009C7199">
        <w:rPr>
          <w:rFonts w:ascii="Times New Roman" w:hAnsi="Times New Roman" w:cs="Times New Roman"/>
          <w:color w:val="000000" w:themeColor="text1"/>
        </w:rPr>
        <w:t xml:space="preserve"> and macro</w:t>
      </w:r>
      <w:del w:id="663" w:author="Bishoy Zaki" w:date="2026-02-16T14:24:00Z" w16du:dateUtc="2026-02-16T13:24:00Z">
        <w:r w:rsidR="001B54B5" w:rsidRPr="00EE26F4">
          <w:rPr>
            <w:rFonts w:ascii="Times New Roman" w:hAnsi="Times New Roman" w:cs="Times New Roman"/>
            <w:color w:val="000000" w:themeColor="text1"/>
          </w:rPr>
          <w:delText xml:space="preserve"> levels </w:delText>
        </w:r>
      </w:del>
      <w:ins w:id="664" w:author="Bishoy Zaki" w:date="2026-02-16T14:24:00Z" w16du:dateUtc="2026-02-16T13:24:00Z">
        <w:r w:rsidRPr="009C7199">
          <w:rPr>
            <w:rFonts w:ascii="Times New Roman" w:hAnsi="Times New Roman" w:cs="Times New Roman"/>
            <w:color w:val="000000" w:themeColor="text1"/>
          </w:rPr>
          <w:t xml:space="preserve">-level learning, </w:t>
        </w:r>
      </w:ins>
      <w:r w:rsidRPr="009C7199">
        <w:rPr>
          <w:rFonts w:ascii="Times New Roman" w:hAnsi="Times New Roman" w:cs="Times New Roman"/>
          <w:color w:val="000000" w:themeColor="text1"/>
        </w:rPr>
        <w:t>as well as multidimensional and non-linear learning</w:t>
      </w:r>
      <w:ins w:id="665" w:author="Bishoy Zaki" w:date="2026-02-16T14:24:00Z" w16du:dateUtc="2026-02-16T13:24:00Z">
        <w:r w:rsidRPr="009C7199">
          <w:rPr>
            <w:rFonts w:ascii="Times New Roman" w:hAnsi="Times New Roman" w:cs="Times New Roman"/>
            <w:color w:val="000000" w:themeColor="text1"/>
          </w:rPr>
          <w:t xml:space="preserve"> trajectories</w:t>
        </w:r>
      </w:ins>
      <w:r w:rsidRPr="009C7199">
        <w:rPr>
          <w:rFonts w:ascii="Times New Roman" w:hAnsi="Times New Roman" w:cs="Times New Roman"/>
          <w:color w:val="000000" w:themeColor="text1"/>
        </w:rPr>
        <w:t>.</w:t>
      </w:r>
    </w:p>
    <w:tbl>
      <w:tblPr>
        <w:tblW w:w="5000" w:type="pct"/>
        <w:tblLayout w:type="fixed"/>
        <w:tblLook w:val="0000" w:firstRow="0" w:lastRow="0" w:firstColumn="0" w:lastColumn="0" w:noHBand="0" w:noVBand="0"/>
        <w:tblPrChange w:id="666" w:author="Bishoy Zaki" w:date="2026-02-16T14:24:00Z" w16du:dateUtc="2026-02-16T13:24:00Z">
          <w:tblPr>
            <w:tblW w:w="5000" w:type="pct"/>
            <w:tblLayout w:type="fixed"/>
            <w:tblLook w:val="0000" w:firstRow="0" w:lastRow="0" w:firstColumn="0" w:lastColumn="0" w:noHBand="0" w:noVBand="0"/>
          </w:tblPr>
        </w:tblPrChange>
      </w:tblPr>
      <w:tblGrid>
        <w:gridCol w:w="9360"/>
        <w:tblGridChange w:id="667">
          <w:tblGrid>
            <w:gridCol w:w="9360"/>
          </w:tblGrid>
        </w:tblGridChange>
      </w:tblGrid>
      <w:tr w:rsidR="00486913" w:rsidRPr="0055433B" w14:paraId="233EE5C5" w14:textId="77777777" w:rsidTr="009C7199">
        <w:tc>
          <w:tcPr>
            <w:tcW w:w="9360" w:type="dxa"/>
            <w:tcPrChange w:id="668" w:author="Bishoy Zaki" w:date="2026-02-16T14:24:00Z" w16du:dateUtc="2026-02-16T13:24:00Z">
              <w:tcPr>
                <w:tcW w:w="7920" w:type="dxa"/>
              </w:tcPr>
            </w:tcPrChange>
          </w:tcPr>
          <w:p w14:paraId="233EE5B4" w14:textId="77777777" w:rsidR="00486913" w:rsidRPr="0055433B" w:rsidRDefault="00266379" w:rsidP="00965C5B">
            <w:pPr>
              <w:spacing w:before="200"/>
              <w:rPr>
                <w:rFonts w:ascii="Times New Roman" w:hAnsi="Times New Roman" w:cs="Times New Roman"/>
                <w:color w:val="000000" w:themeColor="text1"/>
              </w:rPr>
            </w:pPr>
            <w:bookmarkStart w:id="669" w:name="tbl-learn-levels"/>
            <w:r w:rsidRPr="0055433B">
              <w:rPr>
                <w:rFonts w:ascii="Times New Roman" w:hAnsi="Times New Roman" w:cs="Times New Roman"/>
                <w:color w:val="000000" w:themeColor="text1"/>
              </w:rPr>
              <w:t>Table 2.2: Learning as Levels of Analysis</w:t>
            </w:r>
          </w:p>
          <w:tbl>
            <w:tblPr>
              <w:tblW w:w="5000" w:type="pct"/>
              <w:tblLayout w:type="fixed"/>
              <w:tblLook w:val="0020" w:firstRow="1" w:lastRow="0" w:firstColumn="0" w:lastColumn="0" w:noHBand="0" w:noVBand="0"/>
            </w:tblPr>
            <w:tblGrid>
              <w:gridCol w:w="4572"/>
              <w:gridCol w:w="4572"/>
              <w:tblGridChange w:id="670">
                <w:tblGrid>
                  <w:gridCol w:w="4572"/>
                  <w:gridCol w:w="4572"/>
                </w:tblGrid>
              </w:tblGridChange>
            </w:tblGrid>
            <w:tr w:rsidR="00486913" w:rsidRPr="0055433B" w14:paraId="233EE5B7" w14:textId="77777777">
              <w:trPr>
                <w:tblHeader/>
              </w:trPr>
              <w:tc>
                <w:tcPr>
                  <w:tcW w:w="3960" w:type="dxa"/>
                </w:tcPr>
                <w:p w14:paraId="233EE5B5" w14:textId="77777777" w:rsidR="00486913" w:rsidRPr="0055433B" w:rsidRDefault="00266379" w:rsidP="00965C5B">
                  <w:pPr>
                    <w:rPr>
                      <w:rFonts w:ascii="Times New Roman" w:hAnsi="Times New Roman" w:cs="Times New Roman"/>
                      <w:color w:val="000000" w:themeColor="text1"/>
                    </w:rPr>
                  </w:pPr>
                  <w:r w:rsidRPr="0055433B">
                    <w:rPr>
                      <w:rFonts w:ascii="Times New Roman" w:hAnsi="Times New Roman" w:cs="Times New Roman"/>
                      <w:b/>
                      <w:bCs/>
                      <w:color w:val="000000" w:themeColor="text1"/>
                    </w:rPr>
                    <w:t>Levels of Analysis</w:t>
                  </w:r>
                </w:p>
              </w:tc>
              <w:tc>
                <w:tcPr>
                  <w:tcW w:w="3960" w:type="dxa"/>
                </w:tcPr>
                <w:p w14:paraId="233EE5B6" w14:textId="77777777" w:rsidR="00486913" w:rsidRPr="0055433B" w:rsidRDefault="00266379" w:rsidP="00965C5B">
                  <w:pPr>
                    <w:rPr>
                      <w:rFonts w:ascii="Times New Roman" w:hAnsi="Times New Roman" w:cs="Times New Roman"/>
                      <w:color w:val="000000" w:themeColor="text1"/>
                    </w:rPr>
                  </w:pPr>
                  <w:r w:rsidRPr="0055433B">
                    <w:rPr>
                      <w:rFonts w:ascii="Times New Roman" w:hAnsi="Times New Roman" w:cs="Times New Roman"/>
                      <w:b/>
                      <w:bCs/>
                      <w:color w:val="000000" w:themeColor="text1"/>
                    </w:rPr>
                    <w:t>Examples</w:t>
                  </w:r>
                </w:p>
              </w:tc>
            </w:tr>
            <w:tr w:rsidR="00486913" w:rsidRPr="0055433B" w14:paraId="233EE5BA" w14:textId="77777777" w:rsidTr="009C7199">
              <w:tblPrEx>
                <w:tblW w:w="5000" w:type="pct"/>
                <w:tblLayout w:type="fixed"/>
                <w:tblLook w:val="0020" w:firstRow="1" w:lastRow="0" w:firstColumn="0" w:lastColumn="0" w:noHBand="0" w:noVBand="0"/>
                <w:tblPrExChange w:id="671" w:author="Bishoy Zaki" w:date="2026-02-16T14:24:00Z" w16du:dateUtc="2026-02-16T13:24:00Z">
                  <w:tblPrEx>
                    <w:tblW w:w="5000" w:type="pct"/>
                    <w:tblLayout w:type="fixed"/>
                    <w:tblLook w:val="0020" w:firstRow="1" w:lastRow="0" w:firstColumn="0" w:lastColumn="0" w:noHBand="0" w:noVBand="0"/>
                  </w:tblPrEx>
                </w:tblPrExChange>
              </w:tblPrEx>
              <w:tc>
                <w:tcPr>
                  <w:tcW w:w="3960" w:type="dxa"/>
                  <w:vAlign w:val="center"/>
                  <w:tcPrChange w:id="672" w:author="Bishoy Zaki" w:date="2026-02-16T14:24:00Z" w16du:dateUtc="2026-02-16T13:24:00Z">
                    <w:tcPr>
                      <w:tcW w:w="3960" w:type="dxa"/>
                    </w:tcPr>
                  </w:tcPrChange>
                </w:tcPr>
                <w:p w14:paraId="233EE5B8" w14:textId="57CF244A" w:rsidR="00486913" w:rsidRPr="0055433B" w:rsidRDefault="00266379">
                  <w:pPr>
                    <w:spacing w:after="0"/>
                    <w:rPr>
                      <w:rFonts w:ascii="Times New Roman" w:hAnsi="Times New Roman" w:cs="Times New Roman"/>
                      <w:color w:val="000000" w:themeColor="text1"/>
                    </w:rPr>
                    <w:pPrChange w:id="673" w:author="Bishoy Zaki" w:date="2026-02-16T14:24:00Z" w16du:dateUtc="2026-02-16T13:24:00Z">
                      <w:pPr/>
                    </w:pPrChange>
                  </w:pPr>
                  <w:r w:rsidRPr="0055433B">
                    <w:rPr>
                      <w:rFonts w:ascii="Times New Roman" w:hAnsi="Times New Roman" w:cs="Times New Roman"/>
                      <w:b/>
                      <w:bCs/>
                      <w:color w:val="000000" w:themeColor="text1"/>
                    </w:rPr>
                    <w:t>Micro-level</w:t>
                  </w:r>
                  <w:del w:id="674" w:author="Bishoy Zaki" w:date="2026-02-16T14:24:00Z" w16du:dateUtc="2026-02-16T13:24:00Z">
                    <w:r w:rsidR="001B54B5" w:rsidRPr="00EE26F4">
                      <w:rPr>
                        <w:rFonts w:ascii="Times New Roman" w:hAnsi="Times New Roman" w:cs="Times New Roman"/>
                        <w:b/>
                        <w:bCs/>
                        <w:color w:val="000000" w:themeColor="text1"/>
                      </w:rPr>
                      <w:delText xml:space="preserve"> studies</w:delText>
                    </w:r>
                  </w:del>
                  <w:r w:rsidRPr="0055433B">
                    <w:rPr>
                      <w:rFonts w:ascii="Times New Roman" w:hAnsi="Times New Roman" w:cs="Times New Roman"/>
                      <w:b/>
                      <w:bCs/>
                      <w:color w:val="000000" w:themeColor="text1"/>
                    </w:rPr>
                    <w:t>: Focus on individuals and cognitive foundations</w:t>
                  </w:r>
                </w:p>
              </w:tc>
              <w:tc>
                <w:tcPr>
                  <w:tcW w:w="3960" w:type="dxa"/>
                  <w:tcPrChange w:id="675" w:author="Bishoy Zaki" w:date="2026-02-16T14:24:00Z" w16du:dateUtc="2026-02-16T13:24:00Z">
                    <w:tcPr>
                      <w:tcW w:w="3960" w:type="dxa"/>
                    </w:tcPr>
                  </w:tcPrChange>
                </w:tcPr>
                <w:p w14:paraId="233EE5B9" w14:textId="77777777" w:rsidR="00486913" w:rsidRPr="0055433B" w:rsidRDefault="00266379">
                  <w:pPr>
                    <w:spacing w:after="0"/>
                    <w:jc w:val="both"/>
                    <w:rPr>
                      <w:rFonts w:ascii="Times New Roman" w:hAnsi="Times New Roman" w:cs="Times New Roman"/>
                      <w:color w:val="000000" w:themeColor="text1"/>
                    </w:rPr>
                    <w:pPrChange w:id="676" w:author="Bishoy Zaki" w:date="2026-02-16T14:24:00Z" w16du:dateUtc="2026-02-16T13:24:00Z">
                      <w:pPr/>
                    </w:pPrChange>
                  </w:pPr>
                  <w:r w:rsidRPr="0055433B">
                    <w:rPr>
                      <w:rFonts w:ascii="Times New Roman" w:hAnsi="Times New Roman" w:cs="Times New Roman"/>
                      <w:color w:val="000000" w:themeColor="text1"/>
                    </w:rPr>
                    <w:t>Learning as a cognitive micro foundational process (Beach et al., 2021), behavioral perspectives moderating learning (Zito, 2009), the role of individual beliefs and information flows in learning (Moyson, 2017; Nowlin, 2021; Pattison, 2018), biases and heuristics (Heikkila et al., 2024; Malkamäki et al., 2021; Wagner &amp; Ylä-Anttila, 2020).</w:t>
                  </w:r>
                </w:p>
              </w:tc>
            </w:tr>
            <w:tr w:rsidR="00486913" w:rsidRPr="0055433B" w14:paraId="233EE5BD" w14:textId="77777777" w:rsidTr="00425377">
              <w:tblPrEx>
                <w:tblW w:w="5000" w:type="pct"/>
                <w:tblLayout w:type="fixed"/>
                <w:tblLook w:val="0020" w:firstRow="1" w:lastRow="0" w:firstColumn="0" w:lastColumn="0" w:noHBand="0" w:noVBand="0"/>
                <w:tblPrExChange w:id="677" w:author="Bishoy Zaki" w:date="2026-02-16T14:24:00Z" w16du:dateUtc="2026-02-16T13:24:00Z">
                  <w:tblPrEx>
                    <w:tblW w:w="5000" w:type="pct"/>
                    <w:tblLayout w:type="fixed"/>
                    <w:tblLook w:val="0020" w:firstRow="1" w:lastRow="0" w:firstColumn="0" w:lastColumn="0" w:noHBand="0" w:noVBand="0"/>
                  </w:tblPrEx>
                </w:tblPrExChange>
              </w:tblPrEx>
              <w:tc>
                <w:tcPr>
                  <w:tcW w:w="3960" w:type="dxa"/>
                  <w:vAlign w:val="center"/>
                  <w:tcPrChange w:id="678" w:author="Bishoy Zaki" w:date="2026-02-16T14:24:00Z" w16du:dateUtc="2026-02-16T13:24:00Z">
                    <w:tcPr>
                      <w:tcW w:w="3960" w:type="dxa"/>
                    </w:tcPr>
                  </w:tcPrChange>
                </w:tcPr>
                <w:p w14:paraId="233EE5BB" w14:textId="75243128" w:rsidR="00486913" w:rsidRPr="0055433B" w:rsidRDefault="00266379">
                  <w:pPr>
                    <w:spacing w:after="0"/>
                    <w:rPr>
                      <w:rFonts w:ascii="Times New Roman" w:hAnsi="Times New Roman" w:cs="Times New Roman"/>
                      <w:color w:val="000000" w:themeColor="text1"/>
                    </w:rPr>
                    <w:pPrChange w:id="679" w:author="Bishoy Zaki" w:date="2026-02-16T14:24:00Z" w16du:dateUtc="2026-02-16T13:24:00Z">
                      <w:pPr/>
                    </w:pPrChange>
                  </w:pPr>
                  <w:r w:rsidRPr="0055433B">
                    <w:rPr>
                      <w:rFonts w:ascii="Times New Roman" w:hAnsi="Times New Roman" w:cs="Times New Roman"/>
                      <w:b/>
                      <w:bCs/>
                      <w:color w:val="000000" w:themeColor="text1"/>
                    </w:rPr>
                    <w:t>Meso-level</w:t>
                  </w:r>
                  <w:del w:id="680" w:author="Bishoy Zaki" w:date="2026-02-16T14:24:00Z" w16du:dateUtc="2026-02-16T13:24:00Z">
                    <w:r w:rsidR="001B54B5" w:rsidRPr="00EE26F4">
                      <w:rPr>
                        <w:rFonts w:ascii="Times New Roman" w:hAnsi="Times New Roman" w:cs="Times New Roman"/>
                        <w:b/>
                        <w:bCs/>
                        <w:color w:val="000000" w:themeColor="text1"/>
                      </w:rPr>
                      <w:delText xml:space="preserve"> studies</w:delText>
                    </w:r>
                  </w:del>
                  <w:r w:rsidRPr="0055433B">
                    <w:rPr>
                      <w:rFonts w:ascii="Times New Roman" w:hAnsi="Times New Roman" w:cs="Times New Roman"/>
                      <w:b/>
                      <w:bCs/>
                      <w:color w:val="000000" w:themeColor="text1"/>
                    </w:rPr>
                    <w:t>: Focus on organizational units, collectives, and networks</w:t>
                  </w:r>
                </w:p>
              </w:tc>
              <w:tc>
                <w:tcPr>
                  <w:tcW w:w="3960" w:type="dxa"/>
                  <w:tcPrChange w:id="681" w:author="Bishoy Zaki" w:date="2026-02-16T14:24:00Z" w16du:dateUtc="2026-02-16T13:24:00Z">
                    <w:tcPr>
                      <w:tcW w:w="3960" w:type="dxa"/>
                    </w:tcPr>
                  </w:tcPrChange>
                </w:tcPr>
                <w:p w14:paraId="233EE5BC" w14:textId="5F1F5DC5" w:rsidR="00486913" w:rsidRPr="0055433B" w:rsidRDefault="00266379">
                  <w:pPr>
                    <w:spacing w:after="0"/>
                    <w:jc w:val="both"/>
                    <w:rPr>
                      <w:rFonts w:ascii="Times New Roman" w:hAnsi="Times New Roman" w:cs="Times New Roman"/>
                      <w:color w:val="000000" w:themeColor="text1"/>
                    </w:rPr>
                    <w:pPrChange w:id="682" w:author="Bishoy Zaki" w:date="2026-02-16T14:24:00Z" w16du:dateUtc="2026-02-16T13:24:00Z">
                      <w:pPr/>
                    </w:pPrChange>
                  </w:pPr>
                  <w:r w:rsidRPr="0055433B">
                    <w:rPr>
                      <w:rFonts w:ascii="Times New Roman" w:hAnsi="Times New Roman" w:cs="Times New Roman"/>
                      <w:color w:val="000000" w:themeColor="text1"/>
                    </w:rPr>
                    <w:t>Learning as interactions with information and beliefs within and across advocacy coalitions (Sabatier &amp; Jenkins-Smith, 1993; Weible, 2008), learning as interaction within and with expert communities (Haas, 1992), learning within networks (Howlett et al., 2017), learning within organizations (Borrás, 2011; Zaki &amp; Dupont, 2024; Zito, 2009</w:t>
                  </w:r>
                  <w:del w:id="683" w:author="Bishoy Zaki" w:date="2026-02-16T14:24:00Z" w16du:dateUtc="2026-02-16T13:24:00Z">
                    <w:r w:rsidR="001B54B5" w:rsidRPr="00EE26F4">
                      <w:rPr>
                        <w:rFonts w:ascii="Times New Roman" w:hAnsi="Times New Roman" w:cs="Times New Roman"/>
                        <w:color w:val="000000" w:themeColor="text1"/>
                      </w:rPr>
                      <w:delText>).</w:delText>
                    </w:r>
                  </w:del>
                  <w:ins w:id="684" w:author="Bishoy Zaki" w:date="2026-02-16T14:24:00Z" w16du:dateUtc="2026-02-16T13:24:00Z">
                    <w:r w:rsidRPr="0055433B">
                      <w:rPr>
                        <w:rFonts w:ascii="Times New Roman" w:hAnsi="Times New Roman" w:cs="Times New Roman"/>
                        <w:color w:val="000000" w:themeColor="text1"/>
                      </w:rPr>
                      <w:t>)</w:t>
                    </w:r>
                    <w:r w:rsidR="009C7199">
                      <w:rPr>
                        <w:rFonts w:ascii="Times New Roman" w:hAnsi="Times New Roman" w:cs="Times New Roman"/>
                        <w:color w:val="000000" w:themeColor="text1"/>
                      </w:rPr>
                      <w:t xml:space="preserve">, learning by public organisations </w:t>
                    </w:r>
                    <w:r w:rsidR="007658FC">
                      <w:rPr>
                        <w:rFonts w:ascii="Times New Roman" w:hAnsi="Times New Roman" w:cs="Times New Roman"/>
                        <w:color w:val="000000" w:themeColor="text1"/>
                      </w:rPr>
                      <w:t>focused on public problem solving (Zaki, 2025)</w:t>
                    </w:r>
                    <w:r w:rsidRPr="0055433B">
                      <w:rPr>
                        <w:rFonts w:ascii="Times New Roman" w:hAnsi="Times New Roman" w:cs="Times New Roman"/>
                        <w:color w:val="000000" w:themeColor="text1"/>
                      </w:rPr>
                      <w:t>.</w:t>
                    </w:r>
                  </w:ins>
                </w:p>
              </w:tc>
            </w:tr>
            <w:tr w:rsidR="00486913" w:rsidRPr="0055433B" w14:paraId="233EE5C0" w14:textId="77777777" w:rsidTr="00425377">
              <w:tblPrEx>
                <w:tblW w:w="5000" w:type="pct"/>
                <w:tblLayout w:type="fixed"/>
                <w:tblLook w:val="0020" w:firstRow="1" w:lastRow="0" w:firstColumn="0" w:lastColumn="0" w:noHBand="0" w:noVBand="0"/>
                <w:tblPrExChange w:id="685" w:author="Bishoy Zaki" w:date="2026-02-16T14:24:00Z" w16du:dateUtc="2026-02-16T13:24:00Z">
                  <w:tblPrEx>
                    <w:tblW w:w="5000" w:type="pct"/>
                    <w:tblLayout w:type="fixed"/>
                    <w:tblLook w:val="0020" w:firstRow="1" w:lastRow="0" w:firstColumn="0" w:lastColumn="0" w:noHBand="0" w:noVBand="0"/>
                  </w:tblPrEx>
                </w:tblPrExChange>
              </w:tblPrEx>
              <w:tc>
                <w:tcPr>
                  <w:tcW w:w="3960" w:type="dxa"/>
                  <w:vAlign w:val="center"/>
                  <w:tcPrChange w:id="686" w:author="Bishoy Zaki" w:date="2026-02-16T14:24:00Z" w16du:dateUtc="2026-02-16T13:24:00Z">
                    <w:tcPr>
                      <w:tcW w:w="3960" w:type="dxa"/>
                    </w:tcPr>
                  </w:tcPrChange>
                </w:tcPr>
                <w:p w14:paraId="233EE5BE" w14:textId="40E4290C" w:rsidR="00486913" w:rsidRPr="0055433B" w:rsidRDefault="00266379">
                  <w:pPr>
                    <w:spacing w:after="0"/>
                    <w:rPr>
                      <w:rFonts w:ascii="Times New Roman" w:hAnsi="Times New Roman" w:cs="Times New Roman"/>
                      <w:color w:val="000000" w:themeColor="text1"/>
                    </w:rPr>
                    <w:pPrChange w:id="687" w:author="Bishoy Zaki" w:date="2026-02-16T14:24:00Z" w16du:dateUtc="2026-02-16T13:24:00Z">
                      <w:pPr/>
                    </w:pPrChange>
                  </w:pPr>
                  <w:r w:rsidRPr="0055433B">
                    <w:rPr>
                      <w:rFonts w:ascii="Times New Roman" w:hAnsi="Times New Roman" w:cs="Times New Roman"/>
                      <w:b/>
                      <w:bCs/>
                      <w:color w:val="000000" w:themeColor="text1"/>
                    </w:rPr>
                    <w:t>Macro-level</w:t>
                  </w:r>
                  <w:del w:id="688" w:author="Bishoy Zaki" w:date="2026-02-16T14:24:00Z" w16du:dateUtc="2026-02-16T13:24:00Z">
                    <w:r w:rsidR="001B54B5" w:rsidRPr="00EE26F4">
                      <w:rPr>
                        <w:rFonts w:ascii="Times New Roman" w:hAnsi="Times New Roman" w:cs="Times New Roman"/>
                        <w:b/>
                        <w:bCs/>
                        <w:color w:val="000000" w:themeColor="text1"/>
                      </w:rPr>
                      <w:delText xml:space="preserve"> studies</w:delText>
                    </w:r>
                  </w:del>
                  <w:r w:rsidRPr="0055433B">
                    <w:rPr>
                      <w:rFonts w:ascii="Times New Roman" w:hAnsi="Times New Roman" w:cs="Times New Roman"/>
                      <w:b/>
                      <w:bCs/>
                      <w:color w:val="000000" w:themeColor="text1"/>
                    </w:rPr>
                    <w:t>: Focus on systems</w:t>
                  </w:r>
                </w:p>
              </w:tc>
              <w:tc>
                <w:tcPr>
                  <w:tcW w:w="3960" w:type="dxa"/>
                  <w:tcPrChange w:id="689" w:author="Bishoy Zaki" w:date="2026-02-16T14:24:00Z" w16du:dateUtc="2026-02-16T13:24:00Z">
                    <w:tcPr>
                      <w:tcW w:w="3960" w:type="dxa"/>
                    </w:tcPr>
                  </w:tcPrChange>
                </w:tcPr>
                <w:p w14:paraId="233EE5BF" w14:textId="77777777" w:rsidR="00486913" w:rsidRPr="0055433B" w:rsidRDefault="00266379">
                  <w:pPr>
                    <w:spacing w:after="0"/>
                    <w:jc w:val="both"/>
                    <w:rPr>
                      <w:rFonts w:ascii="Times New Roman" w:hAnsi="Times New Roman" w:cs="Times New Roman"/>
                      <w:color w:val="000000" w:themeColor="text1"/>
                    </w:rPr>
                    <w:pPrChange w:id="690" w:author="Bishoy Zaki" w:date="2026-02-16T14:24:00Z" w16du:dateUtc="2026-02-16T13:24:00Z">
                      <w:pPr/>
                    </w:pPrChange>
                  </w:pPr>
                  <w:r w:rsidRPr="0055433B">
                    <w:rPr>
                      <w:rFonts w:ascii="Times New Roman" w:hAnsi="Times New Roman" w:cs="Times New Roman"/>
                      <w:color w:val="000000" w:themeColor="text1"/>
                    </w:rPr>
                    <w:t xml:space="preserve">Learning and deliberation in transnational policy issues and crises (Dunlop et al., 2020), Collective puzzlement and the role of ideas and paradigms </w:t>
                  </w:r>
                  <w:r w:rsidRPr="0055433B">
                    <w:rPr>
                      <w:rFonts w:ascii="Times New Roman" w:hAnsi="Times New Roman" w:cs="Times New Roman"/>
                      <w:color w:val="000000" w:themeColor="text1"/>
                    </w:rPr>
                    <w:lastRenderedPageBreak/>
                    <w:t>(Hall, 1993; Heclo, 1974), learning as an inter-system transfer and diffusion of ideas (D. P. Dolowitz &amp; Marsh, 2000; Marsh &amp; Sharman, 2009), learning and systemic convergence towards certain policy ideas (Bennett, 1991).</w:t>
                  </w:r>
                </w:p>
              </w:tc>
            </w:tr>
            <w:tr w:rsidR="00486913" w:rsidRPr="0055433B" w14:paraId="233EE5C3" w14:textId="77777777" w:rsidTr="00425377">
              <w:tblPrEx>
                <w:tblW w:w="5000" w:type="pct"/>
                <w:tblLayout w:type="fixed"/>
                <w:tblLook w:val="0020" w:firstRow="1" w:lastRow="0" w:firstColumn="0" w:lastColumn="0" w:noHBand="0" w:noVBand="0"/>
                <w:tblPrExChange w:id="691" w:author="Bishoy Zaki" w:date="2026-02-16T14:24:00Z" w16du:dateUtc="2026-02-16T13:24:00Z">
                  <w:tblPrEx>
                    <w:tblW w:w="5000" w:type="pct"/>
                    <w:tblLayout w:type="fixed"/>
                    <w:tblLook w:val="0020" w:firstRow="1" w:lastRow="0" w:firstColumn="0" w:lastColumn="0" w:noHBand="0" w:noVBand="0"/>
                  </w:tblPrEx>
                </w:tblPrExChange>
              </w:tblPrEx>
              <w:tc>
                <w:tcPr>
                  <w:tcW w:w="3960" w:type="dxa"/>
                  <w:vAlign w:val="center"/>
                  <w:tcPrChange w:id="692" w:author="Bishoy Zaki" w:date="2026-02-16T14:24:00Z" w16du:dateUtc="2026-02-16T13:24:00Z">
                    <w:tcPr>
                      <w:tcW w:w="3960" w:type="dxa"/>
                    </w:tcPr>
                  </w:tcPrChange>
                </w:tcPr>
                <w:p w14:paraId="233EE5C1" w14:textId="77777777" w:rsidR="00486913" w:rsidRPr="0055433B" w:rsidRDefault="00266379">
                  <w:pPr>
                    <w:spacing w:after="0"/>
                    <w:rPr>
                      <w:rFonts w:ascii="Times New Roman" w:hAnsi="Times New Roman" w:cs="Times New Roman"/>
                      <w:color w:val="000000" w:themeColor="text1"/>
                    </w:rPr>
                    <w:pPrChange w:id="693" w:author="Bishoy Zaki" w:date="2026-02-16T14:24:00Z" w16du:dateUtc="2026-02-16T13:24:00Z">
                      <w:pPr/>
                    </w:pPrChange>
                  </w:pPr>
                  <w:r w:rsidRPr="0055433B">
                    <w:rPr>
                      <w:rFonts w:ascii="Times New Roman" w:hAnsi="Times New Roman" w:cs="Times New Roman"/>
                      <w:b/>
                      <w:bCs/>
                      <w:color w:val="000000" w:themeColor="text1"/>
                    </w:rPr>
                    <w:lastRenderedPageBreak/>
                    <w:t>Multidimensional and non-linear learning: Focus on cross-level interactions</w:t>
                  </w:r>
                </w:p>
              </w:tc>
              <w:tc>
                <w:tcPr>
                  <w:tcW w:w="3960" w:type="dxa"/>
                  <w:tcPrChange w:id="694" w:author="Bishoy Zaki" w:date="2026-02-16T14:24:00Z" w16du:dateUtc="2026-02-16T13:24:00Z">
                    <w:tcPr>
                      <w:tcW w:w="3960" w:type="dxa"/>
                    </w:tcPr>
                  </w:tcPrChange>
                </w:tcPr>
                <w:p w14:paraId="233EE5C2" w14:textId="77777777" w:rsidR="00486913" w:rsidRPr="0055433B" w:rsidRDefault="00266379">
                  <w:pPr>
                    <w:spacing w:after="0"/>
                    <w:jc w:val="both"/>
                    <w:rPr>
                      <w:rFonts w:ascii="Times New Roman" w:hAnsi="Times New Roman" w:cs="Times New Roman"/>
                      <w:color w:val="000000" w:themeColor="text1"/>
                    </w:rPr>
                    <w:pPrChange w:id="695" w:author="Bishoy Zaki" w:date="2026-02-16T14:24:00Z" w16du:dateUtc="2026-02-16T13:24:00Z">
                      <w:pPr/>
                    </w:pPrChange>
                  </w:pPr>
                  <w:r w:rsidRPr="0055433B">
                    <w:rPr>
                      <w:rFonts w:ascii="Times New Roman" w:hAnsi="Times New Roman" w:cs="Times New Roman"/>
                      <w:color w:val="000000" w:themeColor="text1"/>
                    </w:rPr>
                    <w:t>Learning as a multidimensional and interactive process between micro, macro, and meso levels (Dunlop &amp; Radaelli, 2017), the interaction of learning types over time, learning type shifts and interactions over time (Biegelbauer, 2016; B. Zaki et al., 2024).</w:t>
                  </w:r>
                </w:p>
              </w:tc>
            </w:tr>
            <w:bookmarkEnd w:id="669"/>
          </w:tbl>
          <w:p w14:paraId="233EE5C4" w14:textId="77777777" w:rsidR="00486913" w:rsidRPr="0055433B" w:rsidRDefault="00486913">
            <w:pPr>
              <w:rPr>
                <w:rFonts w:ascii="Times New Roman" w:hAnsi="Times New Roman" w:cs="Times New Roman"/>
                <w:color w:val="000000" w:themeColor="text1"/>
              </w:rPr>
            </w:pPr>
          </w:p>
        </w:tc>
      </w:tr>
    </w:tbl>
    <w:p w14:paraId="18151978" w14:textId="77777777" w:rsidR="00425377" w:rsidRDefault="00425377">
      <w:pPr>
        <w:rPr>
          <w:ins w:id="696" w:author="Bishoy Zaki" w:date="2026-02-16T14:24:00Z" w16du:dateUtc="2026-02-16T13:24:00Z"/>
          <w:rFonts w:ascii="Times New Roman" w:hAnsi="Times New Roman" w:cs="Times New Roman"/>
          <w:color w:val="000000" w:themeColor="text1"/>
        </w:rPr>
      </w:pPr>
    </w:p>
    <w:p w14:paraId="233EE5C6" w14:textId="5D1E57F5" w:rsidR="00486913" w:rsidRPr="0055433B" w:rsidRDefault="00266379">
      <w:pPr>
        <w:spacing w:line="600" w:lineRule="auto"/>
        <w:ind w:firstLine="720"/>
        <w:rPr>
          <w:rFonts w:ascii="Times New Roman" w:hAnsi="Times New Roman" w:cs="Times New Roman"/>
          <w:color w:val="000000" w:themeColor="text1"/>
        </w:rPr>
        <w:pPrChange w:id="697" w:author="Bishoy Zaki" w:date="2026-02-16T14:24:00Z" w16du:dateUtc="2026-02-16T13:24:00Z">
          <w:pPr/>
        </w:pPrChange>
      </w:pPr>
      <w:r w:rsidRPr="0055433B">
        <w:rPr>
          <w:rFonts w:ascii="Times New Roman" w:hAnsi="Times New Roman" w:cs="Times New Roman"/>
          <w:color w:val="000000" w:themeColor="text1"/>
        </w:rPr>
        <w:t>With the different key analytical perspectives in policy learning literature established, next we turn our attention to the various theoretical descriptors of policy learning</w:t>
      </w:r>
      <w:ins w:id="698" w:author="Bishoy Zaki" w:date="2026-02-16T14:24:00Z" w16du:dateUtc="2026-02-16T13:24:00Z">
        <w:r w:rsidR="00EE5ACB">
          <w:rPr>
            <w:rFonts w:ascii="Times New Roman" w:hAnsi="Times New Roman" w:cs="Times New Roman"/>
            <w:color w:val="000000" w:themeColor="text1"/>
          </w:rPr>
          <w:t xml:space="preserve">, i.e., the different </w:t>
        </w:r>
        <w:r w:rsidR="00513985">
          <w:rPr>
            <w:rFonts w:ascii="Times New Roman" w:hAnsi="Times New Roman" w:cs="Times New Roman"/>
            <w:color w:val="000000" w:themeColor="text1"/>
          </w:rPr>
          <w:t>theoretical perspectives</w:t>
        </w:r>
        <w:r w:rsidR="00EE5ACB">
          <w:rPr>
            <w:rFonts w:ascii="Times New Roman" w:hAnsi="Times New Roman" w:cs="Times New Roman"/>
            <w:color w:val="000000" w:themeColor="text1"/>
          </w:rPr>
          <w:t xml:space="preserve"> by which </w:t>
        </w:r>
        <w:r w:rsidR="00D33D97">
          <w:rPr>
            <w:rFonts w:ascii="Times New Roman" w:hAnsi="Times New Roman" w:cs="Times New Roman"/>
            <w:color w:val="000000" w:themeColor="text1"/>
          </w:rPr>
          <w:t>learning processes can be described</w:t>
        </w:r>
      </w:ins>
      <w:r w:rsidRPr="0055433B">
        <w:rPr>
          <w:rFonts w:ascii="Times New Roman" w:hAnsi="Times New Roman" w:cs="Times New Roman"/>
          <w:color w:val="000000" w:themeColor="text1"/>
        </w:rPr>
        <w:t>.</w:t>
      </w:r>
    </w:p>
    <w:p w14:paraId="233EE5C7" w14:textId="77777777" w:rsidR="00486913" w:rsidRPr="00592199" w:rsidRDefault="00266379">
      <w:pPr>
        <w:rPr>
          <w:rFonts w:ascii="Times New Roman" w:hAnsi="Times New Roman"/>
          <w:b/>
          <w:color w:val="000000" w:themeColor="text1"/>
          <w:rPrChange w:id="699" w:author="Bishoy Zaki" w:date="2026-02-16T14:24:00Z" w16du:dateUtc="2026-02-16T13:24:00Z">
            <w:rPr>
              <w:rFonts w:ascii="Times New Roman" w:hAnsi="Times New Roman"/>
              <w:color w:val="000000" w:themeColor="text1"/>
            </w:rPr>
          </w:rPrChange>
        </w:rPr>
      </w:pPr>
      <w:bookmarkStart w:id="700" w:name="X1a96d1fd7831cdf86b7760fd70995322b6b8497"/>
      <w:bookmarkEnd w:id="635"/>
      <w:r w:rsidRPr="00592199">
        <w:rPr>
          <w:rFonts w:ascii="Times New Roman" w:hAnsi="Times New Roman"/>
          <w:b/>
          <w:color w:val="000000" w:themeColor="text1"/>
          <w:rPrChange w:id="701" w:author="Bishoy Zaki" w:date="2026-02-16T14:24:00Z" w16du:dateUtc="2026-02-16T13:24:00Z">
            <w:rPr>
              <w:rFonts w:ascii="Times New Roman" w:hAnsi="Times New Roman"/>
              <w:color w:val="000000" w:themeColor="text1"/>
            </w:rPr>
          </w:rPrChange>
        </w:rPr>
        <w:t>2.2.3 Key Theoretical Perspectives: Disentangling Theoretical Descriptors of Learning</w:t>
      </w:r>
    </w:p>
    <w:p w14:paraId="77FB5B7F" w14:textId="18BA7408" w:rsidR="00AB68CB" w:rsidRDefault="001B54B5">
      <w:pPr>
        <w:spacing w:line="480" w:lineRule="auto"/>
        <w:ind w:firstLine="720"/>
        <w:jc w:val="both"/>
        <w:rPr>
          <w:rFonts w:asciiTheme="majorBidi" w:hAnsiTheme="majorBidi"/>
          <w:color w:val="000000" w:themeColor="text1"/>
          <w:sz w:val="24"/>
          <w:rPrChange w:id="702" w:author="Bishoy Zaki" w:date="2026-02-16T14:24:00Z" w16du:dateUtc="2026-02-16T13:24:00Z">
            <w:rPr>
              <w:rFonts w:ascii="Times New Roman" w:hAnsi="Times New Roman"/>
              <w:color w:val="000000" w:themeColor="text1"/>
            </w:rPr>
          </w:rPrChange>
        </w:rPr>
        <w:pPrChange w:id="703" w:author="Bishoy Zaki" w:date="2026-02-16T14:24:00Z" w16du:dateUtc="2026-02-16T13:24:00Z">
          <w:pPr/>
        </w:pPrChange>
      </w:pPr>
      <w:del w:id="704" w:author="Bishoy Zaki" w:date="2026-02-16T14:24:00Z" w16du:dateUtc="2026-02-16T13:24:00Z">
        <w:r w:rsidRPr="00EE26F4">
          <w:rPr>
            <w:rFonts w:ascii="Times New Roman" w:hAnsi="Times New Roman" w:cs="Times New Roman"/>
            <w:color w:val="000000" w:themeColor="text1"/>
          </w:rPr>
          <w:delText xml:space="preserve">How can we theoretically describe or unpack policy learning with such a rich and diverse </w:delText>
        </w:r>
      </w:del>
      <w:ins w:id="705" w:author="Bishoy Zaki" w:date="2026-02-16T14:24:00Z" w16du:dateUtc="2026-02-16T13:24:00Z">
        <w:r w:rsidR="00AB68CB" w:rsidRPr="00AB68CB">
          <w:rPr>
            <w:rFonts w:asciiTheme="majorBidi" w:hAnsiTheme="majorBidi" w:cstheme="majorBidi"/>
            <w:color w:val="000000" w:themeColor="text1"/>
            <w:sz w:val="24"/>
            <w:szCs w:val="24"/>
          </w:rPr>
          <w:t>Once learning is located across levels of analysis, the next challenge becomes analytic vocabulary. Against a backdrop of ontological–</w:t>
        </w:r>
      </w:ins>
      <w:r w:rsidR="00AB68CB" w:rsidRPr="00AB68CB">
        <w:rPr>
          <w:rFonts w:asciiTheme="majorBidi" w:hAnsiTheme="majorBidi"/>
          <w:color w:val="000000" w:themeColor="text1"/>
          <w:sz w:val="24"/>
          <w:rPrChange w:id="706" w:author="Bishoy Zaki" w:date="2026-02-16T14:24:00Z" w16du:dateUtc="2026-02-16T13:24:00Z">
            <w:rPr>
              <w:rFonts w:ascii="Times New Roman" w:hAnsi="Times New Roman"/>
              <w:color w:val="000000" w:themeColor="text1"/>
            </w:rPr>
          </w:rPrChange>
        </w:rPr>
        <w:t>epistemological</w:t>
      </w:r>
      <w:del w:id="707" w:author="Bishoy Zaki" w:date="2026-02-16T14:24:00Z" w16du:dateUtc="2026-02-16T13:24:00Z">
        <w:r w:rsidRPr="00EE26F4">
          <w:rPr>
            <w:rFonts w:ascii="Times New Roman" w:hAnsi="Times New Roman" w:cs="Times New Roman"/>
            <w:color w:val="000000" w:themeColor="text1"/>
          </w:rPr>
          <w:delText xml:space="preserve">-ontological foundation contributing to </w:delText>
        </w:r>
      </w:del>
      <w:ins w:id="708" w:author="Bishoy Zaki" w:date="2026-02-16T14:24:00Z" w16du:dateUtc="2026-02-16T13:24:00Z">
        <w:r w:rsidR="00AB68CB" w:rsidRPr="00AB68CB">
          <w:rPr>
            <w:rFonts w:asciiTheme="majorBidi" w:hAnsiTheme="majorBidi" w:cstheme="majorBidi"/>
            <w:color w:val="000000" w:themeColor="text1"/>
            <w:sz w:val="24"/>
            <w:szCs w:val="24"/>
          </w:rPr>
          <w:t xml:space="preserve"> diversity and the resulting </w:t>
        </w:r>
      </w:ins>
      <w:r w:rsidR="00AB68CB" w:rsidRPr="00AB68CB">
        <w:rPr>
          <w:rFonts w:asciiTheme="majorBidi" w:hAnsiTheme="majorBidi"/>
          <w:color w:val="000000" w:themeColor="text1"/>
          <w:sz w:val="24"/>
          <w:rPrChange w:id="709" w:author="Bishoy Zaki" w:date="2026-02-16T14:24:00Z" w16du:dateUtc="2026-02-16T13:24:00Z">
            <w:rPr>
              <w:rFonts w:ascii="Times New Roman" w:hAnsi="Times New Roman"/>
              <w:color w:val="000000" w:themeColor="text1"/>
            </w:rPr>
          </w:rPrChange>
        </w:rPr>
        <w:t>conceptual pluralism</w:t>
      </w:r>
      <w:del w:id="710" w:author="Bishoy Zaki" w:date="2026-02-16T14:24:00Z" w16du:dateUtc="2026-02-16T13:24:00Z">
        <w:r w:rsidRPr="00EE26F4">
          <w:rPr>
            <w:rFonts w:ascii="Times New Roman" w:hAnsi="Times New Roman" w:cs="Times New Roman"/>
            <w:color w:val="000000" w:themeColor="text1"/>
          </w:rPr>
          <w:delText>? As</w:delText>
        </w:r>
      </w:del>
      <w:ins w:id="711" w:author="Bishoy Zaki" w:date="2026-02-16T14:24:00Z" w16du:dateUtc="2026-02-16T13:24:00Z">
        <w:r w:rsidR="00AB68CB" w:rsidRPr="00AB68CB">
          <w:rPr>
            <w:rFonts w:asciiTheme="majorBidi" w:hAnsiTheme="majorBidi" w:cstheme="majorBidi"/>
            <w:color w:val="000000" w:themeColor="text1"/>
            <w:sz w:val="24"/>
            <w:szCs w:val="24"/>
          </w:rPr>
          <w:t>,</w:t>
        </w:r>
      </w:ins>
      <w:r w:rsidR="00AB68CB" w:rsidRPr="00AB68CB">
        <w:rPr>
          <w:rFonts w:asciiTheme="majorBidi" w:hAnsiTheme="majorBidi"/>
          <w:color w:val="000000" w:themeColor="text1"/>
          <w:sz w:val="24"/>
          <w:rPrChange w:id="712" w:author="Bishoy Zaki" w:date="2026-02-16T14:24:00Z" w16du:dateUtc="2026-02-16T13:24:00Z">
            <w:rPr>
              <w:rFonts w:ascii="Times New Roman" w:hAnsi="Times New Roman"/>
              <w:color w:val="000000" w:themeColor="text1"/>
            </w:rPr>
          </w:rPrChange>
        </w:rPr>
        <w:t xml:space="preserve"> the field </w:t>
      </w:r>
      <w:del w:id="713" w:author="Bishoy Zaki" w:date="2026-02-16T14:24:00Z" w16du:dateUtc="2026-02-16T13:24:00Z">
        <w:r w:rsidRPr="00EE26F4">
          <w:rPr>
            <w:rFonts w:ascii="Times New Roman" w:hAnsi="Times New Roman" w:cs="Times New Roman"/>
            <w:color w:val="000000" w:themeColor="text1"/>
          </w:rPr>
          <w:delText xml:space="preserve">grew, theoretical </w:delText>
        </w:r>
      </w:del>
      <w:ins w:id="714" w:author="Bishoy Zaki" w:date="2026-02-16T14:24:00Z" w16du:dateUtc="2026-02-16T13:24:00Z">
        <w:r w:rsidR="00AB68CB" w:rsidRPr="00AB68CB">
          <w:rPr>
            <w:rFonts w:asciiTheme="majorBidi" w:hAnsiTheme="majorBidi" w:cstheme="majorBidi"/>
            <w:color w:val="000000" w:themeColor="text1"/>
            <w:sz w:val="24"/>
            <w:szCs w:val="24"/>
          </w:rPr>
          <w:t xml:space="preserve">has accumulated a wide repertoire of </w:t>
        </w:r>
      </w:ins>
      <w:r w:rsidR="00AB68CB" w:rsidRPr="00AB68CB">
        <w:rPr>
          <w:rFonts w:asciiTheme="majorBidi" w:hAnsiTheme="majorBidi"/>
          <w:color w:val="000000" w:themeColor="text1"/>
          <w:sz w:val="24"/>
          <w:rPrChange w:id="715" w:author="Bishoy Zaki" w:date="2026-02-16T14:24:00Z" w16du:dateUtc="2026-02-16T13:24:00Z">
            <w:rPr>
              <w:rFonts w:ascii="Times New Roman" w:hAnsi="Times New Roman"/>
              <w:color w:val="000000" w:themeColor="text1"/>
            </w:rPr>
          </w:rPrChange>
        </w:rPr>
        <w:t xml:space="preserve">learning descriptors </w:t>
      </w:r>
      <w:del w:id="716" w:author="Bishoy Zaki" w:date="2026-02-16T14:24:00Z" w16du:dateUtc="2026-02-16T13:24:00Z">
        <w:r w:rsidRPr="00EE26F4">
          <w:rPr>
            <w:rFonts w:ascii="Times New Roman" w:hAnsi="Times New Roman" w:cs="Times New Roman"/>
            <w:color w:val="000000" w:themeColor="text1"/>
          </w:rPr>
          <w:delText xml:space="preserve">emerged based on empirical analyses. Recent reviews by Gerlak et al. (2018) and Zaki et al. (2022) take stock of over 60 </w:delText>
        </w:r>
      </w:del>
      <w:ins w:id="717" w:author="Bishoy Zaki" w:date="2026-02-16T14:24:00Z" w16du:dateUtc="2026-02-16T13:24:00Z">
        <w:r w:rsidR="00AB68CB" w:rsidRPr="00AB68CB">
          <w:rPr>
            <w:rFonts w:asciiTheme="majorBidi" w:hAnsiTheme="majorBidi" w:cstheme="majorBidi"/>
            <w:color w:val="000000" w:themeColor="text1"/>
            <w:sz w:val="24"/>
            <w:szCs w:val="24"/>
          </w:rPr>
          <w:t xml:space="preserve">that often appear interchangeable in practice, even when they point to </w:t>
        </w:r>
      </w:ins>
      <w:r w:rsidR="00AB68CB" w:rsidRPr="00AB68CB">
        <w:rPr>
          <w:rFonts w:asciiTheme="majorBidi" w:hAnsiTheme="majorBidi"/>
          <w:color w:val="000000" w:themeColor="text1"/>
          <w:sz w:val="24"/>
          <w:rPrChange w:id="718" w:author="Bishoy Zaki" w:date="2026-02-16T14:24:00Z" w16du:dateUtc="2026-02-16T13:24:00Z">
            <w:rPr>
              <w:rFonts w:ascii="Times New Roman" w:hAnsi="Times New Roman"/>
              <w:color w:val="000000" w:themeColor="text1"/>
            </w:rPr>
          </w:rPrChange>
        </w:rPr>
        <w:t xml:space="preserve">different </w:t>
      </w:r>
      <w:del w:id="719" w:author="Bishoy Zaki" w:date="2026-02-16T14:24:00Z" w16du:dateUtc="2026-02-16T13:24:00Z">
        <w:r w:rsidRPr="00EE26F4">
          <w:rPr>
            <w:rFonts w:ascii="Times New Roman" w:hAnsi="Times New Roman" w:cs="Times New Roman"/>
            <w:color w:val="000000" w:themeColor="text1"/>
          </w:rPr>
          <w:delText>theoretical descriptors</w:delText>
        </w:r>
      </w:del>
      <w:ins w:id="720" w:author="Bishoy Zaki" w:date="2026-02-16T14:24:00Z" w16du:dateUtc="2026-02-16T13:24:00Z">
        <w:r w:rsidR="00AB68CB" w:rsidRPr="00AB68CB">
          <w:rPr>
            <w:rFonts w:asciiTheme="majorBidi" w:hAnsiTheme="majorBidi" w:cstheme="majorBidi"/>
            <w:color w:val="000000" w:themeColor="text1"/>
            <w:sz w:val="24"/>
            <w:szCs w:val="24"/>
          </w:rPr>
          <w:t>aspects</w:t>
        </w:r>
      </w:ins>
      <w:r w:rsidR="00AB68CB" w:rsidRPr="00AB68CB">
        <w:rPr>
          <w:rFonts w:asciiTheme="majorBidi" w:hAnsiTheme="majorBidi"/>
          <w:color w:val="000000" w:themeColor="text1"/>
          <w:sz w:val="24"/>
          <w:rPrChange w:id="721" w:author="Bishoy Zaki" w:date="2026-02-16T14:24:00Z" w16du:dateUtc="2026-02-16T13:24:00Z">
            <w:rPr>
              <w:rFonts w:ascii="Times New Roman" w:hAnsi="Times New Roman"/>
              <w:color w:val="000000" w:themeColor="text1"/>
            </w:rPr>
          </w:rPrChange>
        </w:rPr>
        <w:t xml:space="preserve"> of </w:t>
      </w:r>
      <w:ins w:id="722" w:author="Bishoy Zaki" w:date="2026-02-16T14:24:00Z" w16du:dateUtc="2026-02-16T13:24:00Z">
        <w:r w:rsidR="00AB68CB" w:rsidRPr="00AB68CB">
          <w:rPr>
            <w:rFonts w:asciiTheme="majorBidi" w:hAnsiTheme="majorBidi" w:cstheme="majorBidi"/>
            <w:color w:val="000000" w:themeColor="text1"/>
            <w:sz w:val="24"/>
            <w:szCs w:val="24"/>
          </w:rPr>
          <w:t xml:space="preserve">the </w:t>
        </w:r>
      </w:ins>
      <w:r w:rsidR="00AB68CB" w:rsidRPr="00AB68CB">
        <w:rPr>
          <w:rFonts w:asciiTheme="majorBidi" w:hAnsiTheme="majorBidi"/>
          <w:color w:val="000000" w:themeColor="text1"/>
          <w:sz w:val="24"/>
          <w:rPrChange w:id="723" w:author="Bishoy Zaki" w:date="2026-02-16T14:24:00Z" w16du:dateUtc="2026-02-16T13:24:00Z">
            <w:rPr>
              <w:rFonts w:ascii="Times New Roman" w:hAnsi="Times New Roman"/>
              <w:color w:val="000000" w:themeColor="text1"/>
            </w:rPr>
          </w:rPrChange>
        </w:rPr>
        <w:t>learning</w:t>
      </w:r>
      <w:del w:id="724" w:author="Bishoy Zaki" w:date="2026-02-16T14:24:00Z" w16du:dateUtc="2026-02-16T13:24:00Z">
        <w:r w:rsidRPr="00EE26F4">
          <w:rPr>
            <w:rFonts w:ascii="Times New Roman" w:hAnsi="Times New Roman" w:cs="Times New Roman"/>
            <w:color w:val="000000" w:themeColor="text1"/>
          </w:rPr>
          <w:delText>, typically aggregated</w:delText>
        </w:r>
      </w:del>
      <w:ins w:id="725" w:author="Bishoy Zaki" w:date="2026-02-16T14:24:00Z" w16du:dateUtc="2026-02-16T13:24:00Z">
        <w:r w:rsidR="00AB68CB" w:rsidRPr="00AB68CB">
          <w:rPr>
            <w:rFonts w:asciiTheme="majorBidi" w:hAnsiTheme="majorBidi" w:cstheme="majorBidi"/>
            <w:color w:val="000000" w:themeColor="text1"/>
            <w:sz w:val="24"/>
            <w:szCs w:val="24"/>
          </w:rPr>
          <w:t xml:space="preserve"> process. Many of these descriptors have emerged inductively from empirical analyses and are frequently bundled</w:t>
        </w:r>
      </w:ins>
      <w:r w:rsidR="00AB68CB" w:rsidRPr="00AB68CB">
        <w:rPr>
          <w:rFonts w:asciiTheme="majorBidi" w:hAnsiTheme="majorBidi"/>
          <w:color w:val="000000" w:themeColor="text1"/>
          <w:sz w:val="24"/>
          <w:rPrChange w:id="726" w:author="Bishoy Zaki" w:date="2026-02-16T14:24:00Z" w16du:dateUtc="2026-02-16T13:24:00Z">
            <w:rPr>
              <w:rFonts w:ascii="Times New Roman" w:hAnsi="Times New Roman"/>
              <w:color w:val="000000" w:themeColor="text1"/>
            </w:rPr>
          </w:rPrChange>
        </w:rPr>
        <w:t xml:space="preserve"> under the </w:t>
      </w:r>
      <w:ins w:id="727" w:author="Bishoy Zaki" w:date="2026-02-16T14:24:00Z" w16du:dateUtc="2026-02-16T13:24:00Z">
        <w:r w:rsidR="00AB68CB" w:rsidRPr="00AB68CB">
          <w:rPr>
            <w:rFonts w:asciiTheme="majorBidi" w:hAnsiTheme="majorBidi" w:cstheme="majorBidi"/>
            <w:color w:val="000000" w:themeColor="text1"/>
            <w:sz w:val="24"/>
            <w:szCs w:val="24"/>
          </w:rPr>
          <w:t xml:space="preserve">catch-all </w:t>
        </w:r>
      </w:ins>
      <w:r w:rsidR="00AB68CB" w:rsidRPr="00AB68CB">
        <w:rPr>
          <w:rFonts w:asciiTheme="majorBidi" w:hAnsiTheme="majorBidi"/>
          <w:color w:val="000000" w:themeColor="text1"/>
          <w:sz w:val="24"/>
          <w:rPrChange w:id="728" w:author="Bishoy Zaki" w:date="2026-02-16T14:24:00Z" w16du:dateUtc="2026-02-16T13:24:00Z">
            <w:rPr>
              <w:rFonts w:ascii="Times New Roman" w:hAnsi="Times New Roman"/>
              <w:color w:val="000000" w:themeColor="text1"/>
            </w:rPr>
          </w:rPrChange>
        </w:rPr>
        <w:t xml:space="preserve">label of “types of learning,” </w:t>
      </w:r>
      <w:del w:id="729" w:author="Bishoy Zaki" w:date="2026-02-16T14:24:00Z" w16du:dateUtc="2026-02-16T13:24:00Z">
        <w:r w:rsidRPr="00EE26F4">
          <w:rPr>
            <w:rFonts w:ascii="Times New Roman" w:hAnsi="Times New Roman" w:cs="Times New Roman"/>
            <w:color w:val="000000" w:themeColor="text1"/>
          </w:rPr>
          <w:delText>and</w:delText>
        </w:r>
      </w:del>
      <w:ins w:id="730" w:author="Bishoy Zaki" w:date="2026-02-16T14:24:00Z" w16du:dateUtc="2026-02-16T13:24:00Z">
        <w:r w:rsidR="00AB68CB" w:rsidRPr="00AB68CB">
          <w:rPr>
            <w:rFonts w:asciiTheme="majorBidi" w:hAnsiTheme="majorBidi" w:cstheme="majorBidi"/>
            <w:color w:val="000000" w:themeColor="text1"/>
            <w:sz w:val="24"/>
            <w:szCs w:val="24"/>
          </w:rPr>
          <w:t>yet</w:t>
        </w:r>
      </w:ins>
      <w:r w:rsidR="00AB68CB" w:rsidRPr="00AB68CB">
        <w:rPr>
          <w:rFonts w:asciiTheme="majorBidi" w:hAnsiTheme="majorBidi"/>
          <w:color w:val="000000" w:themeColor="text1"/>
          <w:sz w:val="24"/>
          <w:rPrChange w:id="731" w:author="Bishoy Zaki" w:date="2026-02-16T14:24:00Z" w16du:dateUtc="2026-02-16T13:24:00Z">
            <w:rPr>
              <w:rFonts w:ascii="Times New Roman" w:hAnsi="Times New Roman"/>
              <w:color w:val="000000" w:themeColor="text1"/>
            </w:rPr>
          </w:rPrChange>
        </w:rPr>
        <w:t xml:space="preserve"> often without </w:t>
      </w:r>
      <w:del w:id="732" w:author="Bishoy Zaki" w:date="2026-02-16T14:24:00Z" w16du:dateUtc="2026-02-16T13:24:00Z">
        <w:r w:rsidRPr="00EE26F4">
          <w:rPr>
            <w:rFonts w:ascii="Times New Roman" w:hAnsi="Times New Roman" w:cs="Times New Roman"/>
            <w:color w:val="000000" w:themeColor="text1"/>
          </w:rPr>
          <w:delText>clear definitions or dimensions that enable</w:delText>
        </w:r>
      </w:del>
      <w:ins w:id="733" w:author="Bishoy Zaki" w:date="2026-02-16T14:24:00Z" w16du:dateUtc="2026-02-16T13:24:00Z">
        <w:r w:rsidR="00AB68CB" w:rsidRPr="00AB68CB">
          <w:rPr>
            <w:rFonts w:asciiTheme="majorBidi" w:hAnsiTheme="majorBidi" w:cstheme="majorBidi"/>
            <w:color w:val="000000" w:themeColor="text1"/>
            <w:sz w:val="24"/>
            <w:szCs w:val="24"/>
          </w:rPr>
          <w:t>the definitional precision or dimensional grounding needed for reliable</w:t>
        </w:r>
      </w:ins>
      <w:r w:rsidR="00AB68CB" w:rsidRPr="00AB68CB">
        <w:rPr>
          <w:rFonts w:asciiTheme="majorBidi" w:hAnsiTheme="majorBidi"/>
          <w:color w:val="000000" w:themeColor="text1"/>
          <w:sz w:val="24"/>
          <w:rPrChange w:id="734" w:author="Bishoy Zaki" w:date="2026-02-16T14:24:00Z" w16du:dateUtc="2026-02-16T13:24:00Z">
            <w:rPr>
              <w:rFonts w:ascii="Times New Roman" w:hAnsi="Times New Roman"/>
              <w:color w:val="000000" w:themeColor="text1"/>
            </w:rPr>
          </w:rPrChange>
        </w:rPr>
        <w:t xml:space="preserve"> identification </w:t>
      </w:r>
      <w:del w:id="735" w:author="Bishoy Zaki" w:date="2026-02-16T14:24:00Z" w16du:dateUtc="2026-02-16T13:24:00Z">
        <w:r w:rsidRPr="00EE26F4">
          <w:rPr>
            <w:rFonts w:ascii="Times New Roman" w:hAnsi="Times New Roman" w:cs="Times New Roman"/>
            <w:color w:val="000000" w:themeColor="text1"/>
          </w:rPr>
          <w:delText>or</w:delText>
        </w:r>
      </w:del>
      <w:ins w:id="736" w:author="Bishoy Zaki" w:date="2026-02-16T14:24:00Z" w16du:dateUtc="2026-02-16T13:24:00Z">
        <w:r w:rsidR="00AB68CB" w:rsidRPr="00AB68CB">
          <w:rPr>
            <w:rFonts w:asciiTheme="majorBidi" w:hAnsiTheme="majorBidi" w:cstheme="majorBidi"/>
            <w:color w:val="000000" w:themeColor="text1"/>
            <w:sz w:val="24"/>
            <w:szCs w:val="24"/>
          </w:rPr>
          <w:t>and</w:t>
        </w:r>
      </w:ins>
      <w:r w:rsidR="00AB68CB" w:rsidRPr="00AB68CB">
        <w:rPr>
          <w:rFonts w:asciiTheme="majorBidi" w:hAnsiTheme="majorBidi"/>
          <w:color w:val="000000" w:themeColor="text1"/>
          <w:sz w:val="24"/>
          <w:rPrChange w:id="737" w:author="Bishoy Zaki" w:date="2026-02-16T14:24:00Z" w16du:dateUtc="2026-02-16T13:24:00Z">
            <w:rPr>
              <w:rFonts w:ascii="Times New Roman" w:hAnsi="Times New Roman"/>
              <w:color w:val="000000" w:themeColor="text1"/>
            </w:rPr>
          </w:rPrChange>
        </w:rPr>
        <w:t xml:space="preserve"> differentiation</w:t>
      </w:r>
      <w:del w:id="738" w:author="Bishoy Zaki" w:date="2026-02-16T14:24:00Z" w16du:dateUtc="2026-02-16T13:24:00Z">
        <w:r w:rsidRPr="00EE26F4">
          <w:rPr>
            <w:rFonts w:ascii="Times New Roman" w:hAnsi="Times New Roman" w:cs="Times New Roman"/>
            <w:color w:val="000000" w:themeColor="text1"/>
          </w:rPr>
          <w:delText xml:space="preserve">. For conceptual and theoretical clarity, we </w:delText>
        </w:r>
      </w:del>
      <w:ins w:id="739" w:author="Bishoy Zaki" w:date="2026-02-16T14:24:00Z" w16du:dateUtc="2026-02-16T13:24:00Z">
        <w:r w:rsidR="00AB68CB" w:rsidRPr="00AB68CB">
          <w:rPr>
            <w:rFonts w:asciiTheme="majorBidi" w:hAnsiTheme="majorBidi" w:cstheme="majorBidi"/>
            <w:color w:val="000000" w:themeColor="text1"/>
            <w:sz w:val="24"/>
            <w:szCs w:val="24"/>
          </w:rPr>
          <w:t xml:space="preserve"> (Gerlak et al., 2018; Zaki et al., 2022). In what follows, we therefore </w:t>
        </w:r>
      </w:ins>
      <w:r w:rsidR="00AB68CB" w:rsidRPr="00AB68CB">
        <w:rPr>
          <w:rFonts w:asciiTheme="majorBidi" w:hAnsiTheme="majorBidi"/>
          <w:color w:val="000000" w:themeColor="text1"/>
          <w:sz w:val="24"/>
          <w:rPrChange w:id="740" w:author="Bishoy Zaki" w:date="2026-02-16T14:24:00Z" w16du:dateUtc="2026-02-16T13:24:00Z">
            <w:rPr>
              <w:rFonts w:ascii="Times New Roman" w:hAnsi="Times New Roman"/>
              <w:color w:val="000000" w:themeColor="text1"/>
            </w:rPr>
          </w:rPrChange>
        </w:rPr>
        <w:t xml:space="preserve">disentangle </w:t>
      </w:r>
      <w:del w:id="741" w:author="Bishoy Zaki" w:date="2026-02-16T14:24:00Z" w16du:dateUtc="2026-02-16T13:24:00Z">
        <w:r w:rsidRPr="00EE26F4">
          <w:rPr>
            <w:rFonts w:ascii="Times New Roman" w:hAnsi="Times New Roman" w:cs="Times New Roman"/>
            <w:color w:val="000000" w:themeColor="text1"/>
          </w:rPr>
          <w:delText xml:space="preserve">these theoretical perspectives, pointing to types of </w:delText>
        </w:r>
      </w:del>
      <w:ins w:id="742" w:author="Bishoy Zaki" w:date="2026-02-16T14:24:00Z" w16du:dateUtc="2026-02-16T13:24:00Z">
        <w:r w:rsidR="00AB68CB" w:rsidRPr="00AB68CB">
          <w:rPr>
            <w:rFonts w:asciiTheme="majorBidi" w:hAnsiTheme="majorBidi" w:cstheme="majorBidi"/>
            <w:color w:val="000000" w:themeColor="text1"/>
            <w:sz w:val="24"/>
            <w:szCs w:val="24"/>
          </w:rPr>
          <w:t xml:space="preserve">the most common descriptor families by clarifying the specific question </w:t>
        </w:r>
        <w:r w:rsidR="008A110C">
          <w:rPr>
            <w:rFonts w:asciiTheme="majorBidi" w:hAnsiTheme="majorBidi" w:cstheme="majorBidi"/>
            <w:color w:val="000000" w:themeColor="text1"/>
            <w:sz w:val="24"/>
            <w:szCs w:val="24"/>
          </w:rPr>
          <w:t xml:space="preserve">that </w:t>
        </w:r>
        <w:r w:rsidR="00AB68CB" w:rsidRPr="00AB68CB">
          <w:rPr>
            <w:rFonts w:asciiTheme="majorBidi" w:hAnsiTheme="majorBidi" w:cstheme="majorBidi"/>
            <w:color w:val="000000" w:themeColor="text1"/>
            <w:sz w:val="24"/>
            <w:szCs w:val="24"/>
          </w:rPr>
          <w:lastRenderedPageBreak/>
          <w:t xml:space="preserve">each </w:t>
        </w:r>
        <w:r w:rsidR="005B7F9E">
          <w:rPr>
            <w:rFonts w:asciiTheme="majorBidi" w:hAnsiTheme="majorBidi" w:cstheme="majorBidi"/>
            <w:color w:val="000000" w:themeColor="text1"/>
            <w:sz w:val="24"/>
            <w:szCs w:val="24"/>
          </w:rPr>
          <w:t>of</w:t>
        </w:r>
        <w:r w:rsidR="008A110C">
          <w:rPr>
            <w:rFonts w:asciiTheme="majorBidi" w:hAnsiTheme="majorBidi" w:cstheme="majorBidi"/>
            <w:color w:val="000000" w:themeColor="text1"/>
            <w:sz w:val="24"/>
            <w:szCs w:val="24"/>
          </w:rPr>
          <w:t xml:space="preserve"> these descriptors</w:t>
        </w:r>
        <w:r w:rsidR="005B7F9E">
          <w:rPr>
            <w:rFonts w:asciiTheme="majorBidi" w:hAnsiTheme="majorBidi" w:cstheme="majorBidi"/>
            <w:color w:val="000000" w:themeColor="text1"/>
            <w:sz w:val="24"/>
            <w:szCs w:val="24"/>
          </w:rPr>
          <w:t xml:space="preserve"> </w:t>
        </w:r>
        <w:r w:rsidR="00AB68CB" w:rsidRPr="00AB68CB">
          <w:rPr>
            <w:rFonts w:asciiTheme="majorBidi" w:hAnsiTheme="majorBidi" w:cstheme="majorBidi"/>
            <w:color w:val="000000" w:themeColor="text1"/>
            <w:sz w:val="24"/>
            <w:szCs w:val="24"/>
          </w:rPr>
          <w:t xml:space="preserve">answer. This is not a taxonomic exercise for its own sake. It is a prerequisite for identifying </w:t>
        </w:r>
      </w:ins>
      <w:r w:rsidR="00AB68CB" w:rsidRPr="00AB68CB">
        <w:rPr>
          <w:rFonts w:asciiTheme="majorBidi" w:hAnsiTheme="majorBidi"/>
          <w:color w:val="000000" w:themeColor="text1"/>
          <w:sz w:val="24"/>
          <w:rPrChange w:id="743" w:author="Bishoy Zaki" w:date="2026-02-16T14:24:00Z" w16du:dateUtc="2026-02-16T13:24:00Z">
            <w:rPr>
              <w:rFonts w:ascii="Times New Roman" w:hAnsi="Times New Roman"/>
              <w:color w:val="000000" w:themeColor="text1"/>
            </w:rPr>
          </w:rPrChange>
        </w:rPr>
        <w:t>learning</w:t>
      </w:r>
      <w:del w:id="744" w:author="Bishoy Zaki" w:date="2026-02-16T14:24:00Z" w16du:dateUtc="2026-02-16T13:24:00Z">
        <w:r w:rsidRPr="00EE26F4">
          <w:rPr>
            <w:rFonts w:ascii="Times New Roman" w:hAnsi="Times New Roman" w:cs="Times New Roman"/>
            <w:color w:val="000000" w:themeColor="text1"/>
          </w:rPr>
          <w:delText>, modes of</w:delText>
        </w:r>
      </w:del>
      <w:ins w:id="745" w:author="Bishoy Zaki" w:date="2026-02-16T14:24:00Z" w16du:dateUtc="2026-02-16T13:24:00Z">
        <w:r w:rsidR="00AB68CB" w:rsidRPr="00AB68CB">
          <w:rPr>
            <w:rFonts w:asciiTheme="majorBidi" w:hAnsiTheme="majorBidi" w:cstheme="majorBidi"/>
            <w:color w:val="000000" w:themeColor="text1"/>
            <w:sz w:val="24"/>
            <w:szCs w:val="24"/>
          </w:rPr>
          <w:t xml:space="preserve"> reliably and linking claims about</w:t>
        </w:r>
      </w:ins>
      <w:r w:rsidR="00AB68CB" w:rsidRPr="00AB68CB">
        <w:rPr>
          <w:rFonts w:asciiTheme="majorBidi" w:hAnsiTheme="majorBidi"/>
          <w:color w:val="000000" w:themeColor="text1"/>
          <w:sz w:val="24"/>
          <w:rPrChange w:id="746" w:author="Bishoy Zaki" w:date="2026-02-16T14:24:00Z" w16du:dateUtc="2026-02-16T13:24:00Z">
            <w:rPr>
              <w:rFonts w:ascii="Times New Roman" w:hAnsi="Times New Roman"/>
              <w:color w:val="000000" w:themeColor="text1"/>
            </w:rPr>
          </w:rPrChange>
        </w:rPr>
        <w:t xml:space="preserve"> learning</w:t>
      </w:r>
      <w:del w:id="747" w:author="Bishoy Zaki" w:date="2026-02-16T14:24:00Z" w16du:dateUtc="2026-02-16T13:24:00Z">
        <w:r w:rsidRPr="00EE26F4">
          <w:rPr>
            <w:rFonts w:ascii="Times New Roman" w:hAnsi="Times New Roman" w:cs="Times New Roman"/>
            <w:color w:val="000000" w:themeColor="text1"/>
          </w:rPr>
          <w:delText>, forms of learning,</w:delText>
        </w:r>
      </w:del>
      <w:ins w:id="748" w:author="Bishoy Zaki" w:date="2026-02-16T14:24:00Z" w16du:dateUtc="2026-02-16T13:24:00Z">
        <w:r w:rsidR="00AB68CB" w:rsidRPr="00AB68CB">
          <w:rPr>
            <w:rFonts w:asciiTheme="majorBidi" w:hAnsiTheme="majorBidi" w:cstheme="majorBidi"/>
            <w:color w:val="000000" w:themeColor="text1"/>
            <w:sz w:val="24"/>
            <w:szCs w:val="24"/>
          </w:rPr>
          <w:t xml:space="preserve"> to the</w:t>
        </w:r>
      </w:ins>
      <w:r w:rsidR="00AB68CB" w:rsidRPr="00AB68CB">
        <w:rPr>
          <w:rFonts w:asciiTheme="majorBidi" w:hAnsiTheme="majorBidi"/>
          <w:color w:val="000000" w:themeColor="text1"/>
          <w:sz w:val="24"/>
          <w:rPrChange w:id="749" w:author="Bishoy Zaki" w:date="2026-02-16T14:24:00Z" w16du:dateUtc="2026-02-16T13:24:00Z">
            <w:rPr>
              <w:rFonts w:ascii="Times New Roman" w:hAnsi="Times New Roman"/>
              <w:color w:val="000000" w:themeColor="text1"/>
            </w:rPr>
          </w:rPrChange>
        </w:rPr>
        <w:t xml:space="preserve"> mechanisms </w:t>
      </w:r>
      <w:del w:id="750" w:author="Bishoy Zaki" w:date="2026-02-16T14:24:00Z" w16du:dateUtc="2026-02-16T13:24:00Z">
        <w:r w:rsidRPr="00EE26F4">
          <w:rPr>
            <w:rFonts w:ascii="Times New Roman" w:hAnsi="Times New Roman" w:cs="Times New Roman"/>
            <w:color w:val="000000" w:themeColor="text1"/>
          </w:rPr>
          <w:delText>of learning</w:delText>
        </w:r>
      </w:del>
      <w:ins w:id="751" w:author="Bishoy Zaki" w:date="2026-02-16T14:24:00Z" w16du:dateUtc="2026-02-16T13:24:00Z">
        <w:r w:rsidR="00AB68CB" w:rsidRPr="00AB68CB">
          <w:rPr>
            <w:rFonts w:asciiTheme="majorBidi" w:hAnsiTheme="majorBidi" w:cstheme="majorBidi"/>
            <w:color w:val="000000" w:themeColor="text1"/>
            <w:sz w:val="24"/>
            <w:szCs w:val="24"/>
          </w:rPr>
          <w:t>that plausibly generate observable outcomes. Accordingly</w:t>
        </w:r>
      </w:ins>
      <w:r w:rsidR="00AB68CB" w:rsidRPr="00AB68CB">
        <w:rPr>
          <w:rFonts w:asciiTheme="majorBidi" w:hAnsiTheme="majorBidi"/>
          <w:color w:val="000000" w:themeColor="text1"/>
          <w:sz w:val="24"/>
          <w:rPrChange w:id="752" w:author="Bishoy Zaki" w:date="2026-02-16T14:24:00Z" w16du:dateUtc="2026-02-16T13:24:00Z">
            <w:rPr>
              <w:rFonts w:ascii="Times New Roman" w:hAnsi="Times New Roman"/>
              <w:color w:val="000000" w:themeColor="text1"/>
            </w:rPr>
          </w:rPrChange>
        </w:rPr>
        <w:t xml:space="preserve">, and </w:t>
      </w:r>
      <w:del w:id="753" w:author="Bishoy Zaki" w:date="2026-02-16T14:24:00Z" w16du:dateUtc="2026-02-16T13:24:00Z">
        <w:r w:rsidRPr="00EE26F4">
          <w:rPr>
            <w:rFonts w:ascii="Times New Roman" w:hAnsi="Times New Roman" w:cs="Times New Roman"/>
            <w:color w:val="000000" w:themeColor="text1"/>
          </w:rPr>
          <w:delText>degrees</w:delText>
        </w:r>
      </w:del>
      <w:ins w:id="754" w:author="Bishoy Zaki" w:date="2026-02-16T14:24:00Z" w16du:dateUtc="2026-02-16T13:24:00Z">
        <w:r w:rsidR="00AB68CB" w:rsidRPr="00AB68CB">
          <w:rPr>
            <w:rFonts w:asciiTheme="majorBidi" w:hAnsiTheme="majorBidi" w:cstheme="majorBidi"/>
            <w:color w:val="000000" w:themeColor="text1"/>
            <w:sz w:val="24"/>
            <w:szCs w:val="24"/>
          </w:rPr>
          <w:t xml:space="preserve">following (author, forthcoming), we distinguish between </w:t>
        </w:r>
        <w:r w:rsidR="00AB68CB" w:rsidRPr="00AB68CB">
          <w:rPr>
            <w:rFonts w:asciiTheme="majorBidi" w:hAnsiTheme="majorBidi" w:cstheme="majorBidi"/>
            <w:b/>
            <w:bCs/>
            <w:color w:val="000000" w:themeColor="text1"/>
            <w:sz w:val="24"/>
            <w:szCs w:val="24"/>
          </w:rPr>
          <w:t>forms</w:t>
        </w:r>
        <w:r w:rsidR="00AB68CB" w:rsidRPr="00AB68CB">
          <w:rPr>
            <w:rFonts w:asciiTheme="majorBidi" w:hAnsiTheme="majorBidi" w:cstheme="majorBidi"/>
            <w:color w:val="000000" w:themeColor="text1"/>
            <w:sz w:val="24"/>
            <w:szCs w:val="24"/>
          </w:rPr>
          <w:t xml:space="preserve">, </w:t>
        </w:r>
        <w:r w:rsidR="00AB68CB" w:rsidRPr="00AB68CB">
          <w:rPr>
            <w:rFonts w:asciiTheme="majorBidi" w:hAnsiTheme="majorBidi" w:cstheme="majorBidi"/>
            <w:b/>
            <w:bCs/>
            <w:color w:val="000000" w:themeColor="text1"/>
            <w:sz w:val="24"/>
            <w:szCs w:val="24"/>
          </w:rPr>
          <w:t>modes</w:t>
        </w:r>
        <w:r w:rsidR="00AB68CB" w:rsidRPr="00AB68CB">
          <w:rPr>
            <w:rFonts w:asciiTheme="majorBidi" w:hAnsiTheme="majorBidi" w:cstheme="majorBidi"/>
            <w:color w:val="000000" w:themeColor="text1"/>
            <w:sz w:val="24"/>
            <w:szCs w:val="24"/>
          </w:rPr>
          <w:t xml:space="preserve">, </w:t>
        </w:r>
        <w:r w:rsidR="00AB68CB" w:rsidRPr="00AB68CB">
          <w:rPr>
            <w:rFonts w:asciiTheme="majorBidi" w:hAnsiTheme="majorBidi" w:cstheme="majorBidi"/>
            <w:b/>
            <w:bCs/>
            <w:color w:val="000000" w:themeColor="text1"/>
            <w:sz w:val="24"/>
            <w:szCs w:val="24"/>
          </w:rPr>
          <w:t>mechanisms</w:t>
        </w:r>
        <w:r w:rsidR="00AB68CB" w:rsidRPr="00AB68CB">
          <w:rPr>
            <w:rFonts w:asciiTheme="majorBidi" w:hAnsiTheme="majorBidi" w:cstheme="majorBidi"/>
            <w:color w:val="000000" w:themeColor="text1"/>
            <w:sz w:val="24"/>
            <w:szCs w:val="24"/>
          </w:rPr>
          <w:t xml:space="preserve">, </w:t>
        </w:r>
        <w:r w:rsidR="003C7EA2" w:rsidRPr="003C7EA2">
          <w:rPr>
            <w:rFonts w:asciiTheme="majorBidi" w:hAnsiTheme="majorBidi" w:cstheme="majorBidi"/>
            <w:b/>
            <w:bCs/>
            <w:color w:val="000000" w:themeColor="text1"/>
            <w:sz w:val="24"/>
            <w:szCs w:val="24"/>
          </w:rPr>
          <w:t>types</w:t>
        </w:r>
        <w:r w:rsidR="003C7EA2">
          <w:rPr>
            <w:rFonts w:asciiTheme="majorBidi" w:hAnsiTheme="majorBidi" w:cstheme="majorBidi"/>
            <w:color w:val="000000" w:themeColor="text1"/>
            <w:sz w:val="24"/>
            <w:szCs w:val="24"/>
          </w:rPr>
          <w:t xml:space="preserve">, and </w:t>
        </w:r>
        <w:r w:rsidR="003C7EA2" w:rsidRPr="003C7EA2">
          <w:rPr>
            <w:rFonts w:asciiTheme="majorBidi" w:hAnsiTheme="majorBidi" w:cstheme="majorBidi"/>
            <w:b/>
            <w:bCs/>
            <w:color w:val="000000" w:themeColor="text1"/>
            <w:sz w:val="24"/>
            <w:szCs w:val="24"/>
          </w:rPr>
          <w:t>outcomes</w:t>
        </w:r>
      </w:ins>
      <w:r w:rsidR="00AB68CB" w:rsidRPr="00AB68CB">
        <w:rPr>
          <w:rFonts w:asciiTheme="majorBidi" w:hAnsiTheme="majorBidi"/>
          <w:color w:val="000000" w:themeColor="text1"/>
          <w:sz w:val="24"/>
          <w:rPrChange w:id="755" w:author="Bishoy Zaki" w:date="2026-02-16T14:24:00Z" w16du:dateUtc="2026-02-16T13:24:00Z">
            <w:rPr>
              <w:rFonts w:ascii="Times New Roman" w:hAnsi="Times New Roman"/>
              <w:color w:val="000000" w:themeColor="text1"/>
            </w:rPr>
          </w:rPrChange>
        </w:rPr>
        <w:t xml:space="preserve"> of learning, as </w:t>
      </w:r>
      <w:del w:id="756" w:author="Bishoy Zaki" w:date="2026-02-16T14:24:00Z" w16du:dateUtc="2026-02-16T13:24:00Z">
        <w:r w:rsidRPr="00EE26F4">
          <w:rPr>
            <w:rFonts w:ascii="Times New Roman" w:hAnsi="Times New Roman" w:cs="Times New Roman"/>
            <w:color w:val="000000" w:themeColor="text1"/>
          </w:rPr>
          <w:delText xml:space="preserve">shown in </w:delText>
        </w:r>
        <w:r w:rsidR="00486913">
          <w:fldChar w:fldCharType="begin"/>
        </w:r>
        <w:r w:rsidR="00486913">
          <w:delInstrText>HYPERLINK \l "tbl-learn-descript" \h</w:delInstrText>
        </w:r>
        <w:r w:rsidR="00486913">
          <w:fldChar w:fldCharType="separate"/>
        </w:r>
        <w:r w:rsidR="00486913" w:rsidRPr="00EE26F4">
          <w:rPr>
            <w:rFonts w:ascii="Times New Roman" w:hAnsi="Times New Roman" w:cs="Times New Roman"/>
            <w:color w:val="000000" w:themeColor="text1"/>
          </w:rPr>
          <w:delText>Table 2.3</w:delText>
        </w:r>
        <w:r w:rsidR="00486913">
          <w:fldChar w:fldCharType="end"/>
        </w:r>
        <w:r w:rsidRPr="00EE26F4">
          <w:rPr>
            <w:rFonts w:ascii="Times New Roman" w:hAnsi="Times New Roman" w:cs="Times New Roman"/>
            <w:color w:val="000000" w:themeColor="text1"/>
          </w:rPr>
          <w:delText>.</w:delText>
        </w:r>
      </w:del>
      <w:ins w:id="757" w:author="Bishoy Zaki" w:date="2026-02-16T14:24:00Z" w16du:dateUtc="2026-02-16T13:24:00Z">
        <w:r w:rsidR="00AB68CB" w:rsidRPr="00AB68CB">
          <w:rPr>
            <w:rFonts w:asciiTheme="majorBidi" w:hAnsiTheme="majorBidi" w:cstheme="majorBidi"/>
            <w:color w:val="000000" w:themeColor="text1"/>
            <w:sz w:val="24"/>
            <w:szCs w:val="24"/>
          </w:rPr>
          <w:t>summarized in Table 2.3, pivoting on the understanding of policy learning as a process fundamentally concerned with the circulation and consumption of policy-relevant information and knowledge by policy actors.</w:t>
        </w:r>
      </w:ins>
    </w:p>
    <w:p w14:paraId="2D41D657" w14:textId="77777777" w:rsidR="00184C93" w:rsidRDefault="00184C93" w:rsidP="00AB68CB">
      <w:pPr>
        <w:spacing w:line="480" w:lineRule="auto"/>
        <w:ind w:firstLine="720"/>
        <w:jc w:val="both"/>
        <w:rPr>
          <w:ins w:id="758" w:author="Bishoy Zaki" w:date="2026-02-16T14:24:00Z" w16du:dateUtc="2026-02-16T13:24:00Z"/>
          <w:rFonts w:asciiTheme="majorBidi" w:hAnsiTheme="majorBidi" w:cstheme="majorBidi"/>
          <w:color w:val="000000" w:themeColor="text1"/>
          <w:sz w:val="24"/>
          <w:szCs w:val="24"/>
        </w:rPr>
      </w:pPr>
    </w:p>
    <w:p w14:paraId="173FD71A" w14:textId="77777777" w:rsidR="00184C93" w:rsidRPr="00AB68CB" w:rsidRDefault="00184C93" w:rsidP="00AB68CB">
      <w:pPr>
        <w:spacing w:line="480" w:lineRule="auto"/>
        <w:ind w:firstLine="720"/>
        <w:jc w:val="both"/>
        <w:rPr>
          <w:ins w:id="759" w:author="Bishoy Zaki" w:date="2026-02-16T14:24:00Z" w16du:dateUtc="2026-02-16T13:24:00Z"/>
          <w:rFonts w:asciiTheme="majorBidi" w:hAnsiTheme="majorBidi" w:cstheme="majorBidi"/>
          <w:color w:val="000000" w:themeColor="text1"/>
          <w:sz w:val="24"/>
          <w:szCs w:val="24"/>
        </w:rPr>
      </w:pPr>
    </w:p>
    <w:tbl>
      <w:tblPr>
        <w:tblW w:w="6106" w:type="pct"/>
        <w:tblInd w:w="-810" w:type="dxa"/>
        <w:tblLayout w:type="fixed"/>
        <w:tblLook w:val="0000" w:firstRow="0" w:lastRow="0" w:firstColumn="0" w:lastColumn="0" w:noHBand="0" w:noVBand="0"/>
        <w:tblPrChange w:id="760" w:author="Bishoy Zaki" w:date="2026-02-16T14:24:00Z" w16du:dateUtc="2026-02-16T13:24:00Z">
          <w:tblPr>
            <w:tblW w:w="5000" w:type="pct"/>
            <w:tblLayout w:type="fixed"/>
            <w:tblLook w:val="0000" w:firstRow="0" w:lastRow="0" w:firstColumn="0" w:lastColumn="0" w:noHBand="0" w:noVBand="0"/>
          </w:tblPr>
        </w:tblPrChange>
      </w:tblPr>
      <w:tblGrid>
        <w:gridCol w:w="11430"/>
        <w:tblGridChange w:id="761">
          <w:tblGrid>
            <w:gridCol w:w="3240"/>
            <w:gridCol w:w="8190"/>
            <w:gridCol w:w="1170"/>
          </w:tblGrid>
        </w:tblGridChange>
      </w:tblGrid>
      <w:tr w:rsidR="00486913" w:rsidRPr="0055433B" w14:paraId="233EE5D7" w14:textId="77777777" w:rsidTr="00462FE5">
        <w:trPr>
          <w:trPrChange w:id="762" w:author="Bishoy Zaki" w:date="2026-02-16T14:24:00Z" w16du:dateUtc="2026-02-16T13:24:00Z">
            <w:trPr>
              <w:gridBefore w:val="1"/>
            </w:trPr>
          </w:trPrChange>
        </w:trPr>
        <w:tc>
          <w:tcPr>
            <w:tcW w:w="11430" w:type="dxa"/>
            <w:tcPrChange w:id="763" w:author="Bishoy Zaki" w:date="2026-02-16T14:24:00Z" w16du:dateUtc="2026-02-16T13:24:00Z">
              <w:tcPr>
                <w:tcW w:w="7920" w:type="dxa"/>
                <w:gridSpan w:val="2"/>
              </w:tcPr>
            </w:tcPrChange>
          </w:tcPr>
          <w:p w14:paraId="233EE5C9" w14:textId="77777777" w:rsidR="00486913" w:rsidRPr="0055433B" w:rsidRDefault="00266379">
            <w:pPr>
              <w:spacing w:before="200"/>
              <w:rPr>
                <w:rFonts w:ascii="Times New Roman" w:hAnsi="Times New Roman" w:cs="Times New Roman"/>
                <w:color w:val="000000" w:themeColor="text1"/>
              </w:rPr>
            </w:pPr>
            <w:bookmarkStart w:id="764" w:name="tbl-learn-descript"/>
            <w:r w:rsidRPr="0055433B">
              <w:rPr>
                <w:rFonts w:ascii="Times New Roman" w:hAnsi="Times New Roman" w:cs="Times New Roman"/>
                <w:color w:val="000000" w:themeColor="text1"/>
              </w:rPr>
              <w:t>Table 2.3: A Non-Exhaustive Account of Theoretical Descriptors of Learning</w:t>
            </w:r>
          </w:p>
          <w:tbl>
            <w:tblPr>
              <w:tblW w:w="10973" w:type="dxa"/>
              <w:tblLayout w:type="fixed"/>
              <w:tblLook w:val="0020" w:firstRow="1" w:lastRow="0" w:firstColumn="0" w:lastColumn="0" w:noHBand="0" w:noVBand="0"/>
              <w:tblPrChange w:id="765" w:author="Bishoy Zaki" w:date="2026-02-16T14:24:00Z" w16du:dateUtc="2026-02-16T13:24:00Z">
                <w:tblPr>
                  <w:tblW w:w="5000" w:type="pct"/>
                  <w:tblLayout w:type="fixed"/>
                  <w:tblLook w:val="0020" w:firstRow="1" w:lastRow="0" w:firstColumn="0" w:lastColumn="0" w:noHBand="0" w:noVBand="0"/>
                </w:tblPr>
              </w:tblPrChange>
            </w:tblPr>
            <w:tblGrid>
              <w:gridCol w:w="1828"/>
              <w:gridCol w:w="1829"/>
              <w:gridCol w:w="1829"/>
              <w:gridCol w:w="1829"/>
              <w:gridCol w:w="1755"/>
              <w:gridCol w:w="1903"/>
              <w:tblGridChange w:id="766">
                <w:tblGrid>
                  <w:gridCol w:w="1828"/>
                  <w:gridCol w:w="1829"/>
                  <w:gridCol w:w="1829"/>
                  <w:gridCol w:w="1829"/>
                  <w:gridCol w:w="1755"/>
                  <w:gridCol w:w="74"/>
                  <w:gridCol w:w="1829"/>
                  <w:gridCol w:w="74"/>
                </w:tblGrid>
              </w:tblGridChange>
            </w:tblGrid>
            <w:tr w:rsidR="00462FE5" w:rsidRPr="0055433B" w14:paraId="233EE5CF" w14:textId="579B32B7" w:rsidTr="00117B90">
              <w:trPr>
                <w:tblHeader/>
                <w:trPrChange w:id="767" w:author="Bishoy Zaki" w:date="2026-02-16T14:24:00Z" w16du:dateUtc="2026-02-16T13:24:00Z">
                  <w:trPr>
                    <w:tblHeader/>
                  </w:trPr>
                </w:trPrChange>
              </w:trPr>
              <w:tc>
                <w:tcPr>
                  <w:tcW w:w="1828" w:type="dxa"/>
                  <w:tcPrChange w:id="768" w:author="Bishoy Zaki" w:date="2026-02-16T14:24:00Z" w16du:dateUtc="2026-02-16T13:24:00Z">
                    <w:tcPr>
                      <w:tcW w:w="1584" w:type="dxa"/>
                    </w:tcPr>
                  </w:tcPrChange>
                </w:tcPr>
                <w:p w14:paraId="233EE5CA"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Types of Learning</w:t>
                  </w:r>
                </w:p>
              </w:tc>
              <w:tc>
                <w:tcPr>
                  <w:tcW w:w="1829" w:type="dxa"/>
                  <w:tcPrChange w:id="769" w:author="Bishoy Zaki" w:date="2026-02-16T14:24:00Z" w16du:dateUtc="2026-02-16T13:24:00Z">
                    <w:tcPr>
                      <w:tcW w:w="1584" w:type="dxa"/>
                    </w:tcPr>
                  </w:tcPrChange>
                </w:tcPr>
                <w:p w14:paraId="233EE5CB"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Modes of Learning</w:t>
                  </w:r>
                </w:p>
              </w:tc>
              <w:tc>
                <w:tcPr>
                  <w:tcW w:w="1829" w:type="dxa"/>
                  <w:tcPrChange w:id="770" w:author="Bishoy Zaki" w:date="2026-02-16T14:24:00Z" w16du:dateUtc="2026-02-16T13:24:00Z">
                    <w:tcPr>
                      <w:tcW w:w="1584" w:type="dxa"/>
                    </w:tcPr>
                  </w:tcPrChange>
                </w:tcPr>
                <w:p w14:paraId="233EE5CC"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Mechanisms of Learning</w:t>
                  </w:r>
                </w:p>
              </w:tc>
              <w:tc>
                <w:tcPr>
                  <w:tcW w:w="1829" w:type="dxa"/>
                  <w:tcPrChange w:id="771" w:author="Bishoy Zaki" w:date="2026-02-16T14:24:00Z" w16du:dateUtc="2026-02-16T13:24:00Z">
                    <w:tcPr>
                      <w:tcW w:w="1584" w:type="dxa"/>
                    </w:tcPr>
                  </w:tcPrChange>
                </w:tcPr>
                <w:p w14:paraId="233EE5CD"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Forms of Learning</w:t>
                  </w:r>
                </w:p>
              </w:tc>
              <w:tc>
                <w:tcPr>
                  <w:tcW w:w="1755" w:type="dxa"/>
                  <w:tcPrChange w:id="772" w:author="Bishoy Zaki" w:date="2026-02-16T14:24:00Z" w16du:dateUtc="2026-02-16T13:24:00Z">
                    <w:tcPr>
                      <w:tcW w:w="1584" w:type="dxa"/>
                      <w:gridSpan w:val="2"/>
                    </w:tcPr>
                  </w:tcPrChange>
                </w:tcPr>
                <w:p w14:paraId="233EE5CE"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Degrees of Learning</w:t>
                  </w:r>
                </w:p>
              </w:tc>
              <w:tc>
                <w:tcPr>
                  <w:tcW w:w="1903" w:type="dxa"/>
                  <w:cellIns w:id="773" w:author="Bishoy Zaki" w:date="2026-02-16T14:24:00Z"/>
                  <w:tcPrChange w:id="774" w:author="Bishoy Zaki" w:date="2026-02-16T14:24:00Z" w16du:dateUtc="2026-02-16T13:24:00Z">
                    <w:tcPr>
                      <w:tcW w:w="1584" w:type="dxa"/>
                      <w:gridSpan w:val="2"/>
                      <w:cellIns w:id="775" w:author="Bishoy Zaki" w:date="2026-02-16T14:24:00Z"/>
                    </w:tcPr>
                  </w:tcPrChange>
                </w:tcPr>
                <w:p w14:paraId="77F57BA1" w14:textId="180AC656" w:rsidR="00462FE5" w:rsidRPr="0055433B" w:rsidRDefault="00462FE5" w:rsidP="00462584">
                  <w:pPr>
                    <w:rPr>
                      <w:rFonts w:ascii="Times New Roman" w:hAnsi="Times New Roman" w:cs="Times New Roman"/>
                      <w:b/>
                      <w:bCs/>
                      <w:color w:val="000000" w:themeColor="text1"/>
                    </w:rPr>
                  </w:pPr>
                  <w:ins w:id="776" w:author="Bishoy Zaki" w:date="2026-02-16T14:24:00Z" w16du:dateUtc="2026-02-16T13:24:00Z">
                    <w:r>
                      <w:rPr>
                        <w:rFonts w:ascii="Times New Roman" w:hAnsi="Times New Roman" w:cs="Times New Roman"/>
                        <w:b/>
                        <w:bCs/>
                        <w:color w:val="000000" w:themeColor="text1"/>
                      </w:rPr>
                      <w:t>Outcomes of learning</w:t>
                    </w:r>
                  </w:ins>
                </w:p>
              </w:tc>
            </w:tr>
            <w:tr w:rsidR="00462FE5" w:rsidRPr="0055433B" w14:paraId="233EE5D5" w14:textId="4B54ABB1" w:rsidTr="0075122F">
              <w:tc>
                <w:tcPr>
                  <w:tcW w:w="1828" w:type="dxa"/>
                  <w:vAlign w:val="center"/>
                  <w:tcPrChange w:id="777" w:author="Bishoy Zaki" w:date="2026-02-16T14:24:00Z" w16du:dateUtc="2026-02-16T13:24:00Z">
                    <w:tcPr>
                      <w:tcW w:w="1584" w:type="dxa"/>
                    </w:tcPr>
                  </w:tcPrChange>
                </w:tcPr>
                <w:p w14:paraId="233EE5D0" w14:textId="77777777" w:rsidR="00462FE5" w:rsidRPr="0055433B" w:rsidRDefault="00462FE5">
                  <w:pPr>
                    <w:jc w:val="both"/>
                    <w:rPr>
                      <w:rFonts w:ascii="Times New Roman" w:hAnsi="Times New Roman" w:cs="Times New Roman"/>
                      <w:color w:val="000000" w:themeColor="text1"/>
                    </w:rPr>
                    <w:pPrChange w:id="778" w:author="Bishoy Zaki" w:date="2026-02-16T14:24:00Z" w16du:dateUtc="2026-02-16T13:24:00Z">
                      <w:pPr/>
                    </w:pPrChange>
                  </w:pPr>
                  <w:r w:rsidRPr="0055433B">
                    <w:rPr>
                      <w:rFonts w:ascii="Times New Roman" w:hAnsi="Times New Roman" w:cs="Times New Roman"/>
                      <w:color w:val="000000" w:themeColor="text1"/>
                    </w:rPr>
                    <w:t>Instrumental Social Political Policy-oriented Organizational/Institutional</w:t>
                  </w:r>
                </w:p>
              </w:tc>
              <w:tc>
                <w:tcPr>
                  <w:tcW w:w="1829" w:type="dxa"/>
                  <w:vAlign w:val="center"/>
                  <w:tcPrChange w:id="779" w:author="Bishoy Zaki" w:date="2026-02-16T14:24:00Z" w16du:dateUtc="2026-02-16T13:24:00Z">
                    <w:tcPr>
                      <w:tcW w:w="1584" w:type="dxa"/>
                    </w:tcPr>
                  </w:tcPrChange>
                </w:tcPr>
                <w:p w14:paraId="233EE5D1" w14:textId="77777777" w:rsidR="00462FE5" w:rsidRPr="0055433B" w:rsidRDefault="00462FE5">
                  <w:pPr>
                    <w:jc w:val="both"/>
                    <w:rPr>
                      <w:rFonts w:ascii="Times New Roman" w:hAnsi="Times New Roman" w:cs="Times New Roman"/>
                      <w:color w:val="000000" w:themeColor="text1"/>
                    </w:rPr>
                    <w:pPrChange w:id="780" w:author="Bishoy Zaki" w:date="2026-02-16T14:24:00Z" w16du:dateUtc="2026-02-16T13:24:00Z">
                      <w:pPr/>
                    </w:pPrChange>
                  </w:pPr>
                  <w:r w:rsidRPr="0055433B">
                    <w:rPr>
                      <w:rFonts w:ascii="Times New Roman" w:hAnsi="Times New Roman" w:cs="Times New Roman"/>
                      <w:color w:val="000000" w:themeColor="text1"/>
                    </w:rPr>
                    <w:t>Epistemic Hierarchical Reflexive Bargaining-oriented</w:t>
                  </w:r>
                </w:p>
              </w:tc>
              <w:tc>
                <w:tcPr>
                  <w:tcW w:w="1829" w:type="dxa"/>
                  <w:vAlign w:val="center"/>
                  <w:tcPrChange w:id="781" w:author="Bishoy Zaki" w:date="2026-02-16T14:24:00Z" w16du:dateUtc="2026-02-16T13:24:00Z">
                    <w:tcPr>
                      <w:tcW w:w="1584" w:type="dxa"/>
                    </w:tcPr>
                  </w:tcPrChange>
                </w:tcPr>
                <w:p w14:paraId="233EE5D2" w14:textId="77777777" w:rsidR="00462FE5" w:rsidRPr="0055433B" w:rsidRDefault="00462FE5">
                  <w:pPr>
                    <w:jc w:val="both"/>
                    <w:rPr>
                      <w:rFonts w:ascii="Times New Roman" w:hAnsi="Times New Roman" w:cs="Times New Roman"/>
                      <w:color w:val="000000" w:themeColor="text1"/>
                    </w:rPr>
                    <w:pPrChange w:id="782" w:author="Bishoy Zaki" w:date="2026-02-16T14:24:00Z" w16du:dateUtc="2026-02-16T13:24:00Z">
                      <w:pPr/>
                    </w:pPrChange>
                  </w:pPr>
                  <w:r w:rsidRPr="0055433B">
                    <w:rPr>
                      <w:rFonts w:ascii="Times New Roman" w:hAnsi="Times New Roman" w:cs="Times New Roman"/>
                      <w:color w:val="000000" w:themeColor="text1"/>
                    </w:rPr>
                    <w:t>Contingent Inferential</w:t>
                  </w:r>
                </w:p>
              </w:tc>
              <w:tc>
                <w:tcPr>
                  <w:tcW w:w="1829" w:type="dxa"/>
                  <w:vAlign w:val="center"/>
                  <w:tcPrChange w:id="783" w:author="Bishoy Zaki" w:date="2026-02-16T14:24:00Z" w16du:dateUtc="2026-02-16T13:24:00Z">
                    <w:tcPr>
                      <w:tcW w:w="1584" w:type="dxa"/>
                    </w:tcPr>
                  </w:tcPrChange>
                </w:tcPr>
                <w:p w14:paraId="233EE5D3" w14:textId="7FBA81C5" w:rsidR="00462FE5" w:rsidRPr="0055433B" w:rsidRDefault="00462FE5">
                  <w:pPr>
                    <w:jc w:val="both"/>
                    <w:rPr>
                      <w:rFonts w:ascii="Times New Roman" w:hAnsi="Times New Roman" w:cs="Times New Roman"/>
                      <w:color w:val="000000" w:themeColor="text1"/>
                    </w:rPr>
                    <w:pPrChange w:id="784" w:author="Bishoy Zaki" w:date="2026-02-16T14:24:00Z" w16du:dateUtc="2026-02-16T13:24:00Z">
                      <w:pPr/>
                    </w:pPrChange>
                  </w:pPr>
                  <w:r w:rsidRPr="0055433B">
                    <w:rPr>
                      <w:rFonts w:ascii="Times New Roman" w:hAnsi="Times New Roman" w:cs="Times New Roman"/>
                      <w:color w:val="000000" w:themeColor="text1"/>
                    </w:rPr>
                    <w:t xml:space="preserve">Lesson drawing Policy Transfer and </w:t>
                  </w:r>
                  <w:del w:id="785" w:author="Bishoy Zaki" w:date="2026-02-16T14:24:00Z" w16du:dateUtc="2026-02-16T13:24:00Z">
                    <w:r w:rsidR="001B54B5" w:rsidRPr="00EE26F4">
                      <w:rPr>
                        <w:rFonts w:ascii="Times New Roman" w:hAnsi="Times New Roman" w:cs="Times New Roman"/>
                        <w:color w:val="000000" w:themeColor="text1"/>
                      </w:rPr>
                      <w:delText>imitation</w:delText>
                    </w:r>
                  </w:del>
                  <w:ins w:id="786" w:author="Bishoy Zaki" w:date="2026-02-16T14:24:00Z" w16du:dateUtc="2026-02-16T13:24:00Z">
                    <w:r>
                      <w:rPr>
                        <w:rFonts w:ascii="Times New Roman" w:hAnsi="Times New Roman" w:cs="Times New Roman"/>
                        <w:color w:val="000000" w:themeColor="text1"/>
                      </w:rPr>
                      <w:t>emulation</w:t>
                    </w:r>
                  </w:ins>
                </w:p>
              </w:tc>
              <w:tc>
                <w:tcPr>
                  <w:tcW w:w="1755" w:type="dxa"/>
                  <w:vAlign w:val="center"/>
                  <w:tcPrChange w:id="787" w:author="Bishoy Zaki" w:date="2026-02-16T14:24:00Z" w16du:dateUtc="2026-02-16T13:24:00Z">
                    <w:tcPr>
                      <w:tcW w:w="1584" w:type="dxa"/>
                      <w:gridSpan w:val="2"/>
                    </w:tcPr>
                  </w:tcPrChange>
                </w:tcPr>
                <w:p w14:paraId="233EE5D4" w14:textId="77777777" w:rsidR="00462FE5" w:rsidRPr="0055433B" w:rsidRDefault="00462FE5">
                  <w:pPr>
                    <w:jc w:val="both"/>
                    <w:rPr>
                      <w:rFonts w:ascii="Times New Roman" w:hAnsi="Times New Roman" w:cs="Times New Roman"/>
                      <w:color w:val="000000" w:themeColor="text1"/>
                    </w:rPr>
                    <w:pPrChange w:id="788" w:author="Bishoy Zaki" w:date="2026-02-16T14:24:00Z" w16du:dateUtc="2026-02-16T13:24:00Z">
                      <w:pPr/>
                    </w:pPrChange>
                  </w:pPr>
                  <w:r w:rsidRPr="0055433B">
                    <w:rPr>
                      <w:rFonts w:ascii="Times New Roman" w:hAnsi="Times New Roman" w:cs="Times New Roman"/>
                      <w:color w:val="000000" w:themeColor="text1"/>
                    </w:rPr>
                    <w:t>Single and double loop Triple loop Quadruple loop</w:t>
                  </w:r>
                </w:p>
              </w:tc>
              <w:tc>
                <w:tcPr>
                  <w:tcW w:w="1903" w:type="dxa"/>
                  <w:cellIns w:id="789" w:author="Bishoy Zaki" w:date="2026-02-16T14:24:00Z"/>
                  <w:tcPrChange w:id="790" w:author="Bishoy Zaki" w:date="2026-02-16T14:24:00Z" w16du:dateUtc="2026-02-16T13:24:00Z">
                    <w:tcPr>
                      <w:tcW w:w="1584" w:type="dxa"/>
                      <w:gridSpan w:val="2"/>
                      <w:cellIns w:id="791" w:author="Bishoy Zaki" w:date="2026-02-16T14:24:00Z"/>
                    </w:tcPr>
                  </w:tcPrChange>
                </w:tcPr>
                <w:p w14:paraId="769251FD" w14:textId="020A7458" w:rsidR="00EF118E" w:rsidRPr="00EF118E" w:rsidRDefault="00EF118E" w:rsidP="00EF118E">
                  <w:pPr>
                    <w:rPr>
                      <w:ins w:id="792" w:author="Bishoy Zaki" w:date="2026-02-16T14:24:00Z" w16du:dateUtc="2026-02-16T13:24:00Z"/>
                      <w:rFonts w:ascii="Times New Roman" w:hAnsi="Times New Roman" w:cs="Times New Roman"/>
                      <w:color w:val="000000" w:themeColor="text1"/>
                    </w:rPr>
                  </w:pPr>
                  <w:ins w:id="793" w:author="Bishoy Zaki" w:date="2026-02-16T14:24:00Z" w16du:dateUtc="2026-02-16T13:24:00Z">
                    <w:r w:rsidRPr="00EF118E">
                      <w:rPr>
                        <w:rFonts w:ascii="Times New Roman" w:hAnsi="Times New Roman" w:cs="Times New Roman"/>
                        <w:color w:val="000000" w:themeColor="text1"/>
                      </w:rPr>
                      <w:t>Cognitive: updates in knowledge, understandings, beliefs/paradigms, and problem definitions.</w:t>
                    </w:r>
                  </w:ins>
                </w:p>
                <w:p w14:paraId="0A4B7241" w14:textId="661DF6A9" w:rsidR="00462FE5" w:rsidRPr="0055433B" w:rsidRDefault="00EF118E" w:rsidP="00EF118E">
                  <w:pPr>
                    <w:jc w:val="both"/>
                    <w:rPr>
                      <w:rFonts w:ascii="Times New Roman" w:hAnsi="Times New Roman" w:cs="Times New Roman"/>
                      <w:color w:val="000000" w:themeColor="text1"/>
                    </w:rPr>
                  </w:pPr>
                  <w:ins w:id="794" w:author="Bishoy Zaki" w:date="2026-02-16T14:24:00Z" w16du:dateUtc="2026-02-16T13:24:00Z">
                    <w:r w:rsidRPr="00EF118E">
                      <w:rPr>
                        <w:rFonts w:ascii="Times New Roman" w:hAnsi="Times New Roman" w:cs="Times New Roman"/>
                        <w:color w:val="000000" w:themeColor="text1"/>
                      </w:rPr>
                      <w:t xml:space="preserve">Behavioral: changes in advocacy/coalition strategies and in policy or organizational practice, including policy stability/lock-in or policy change (e.g., instrument calibration, instrument replacement, or </w:t>
                    </w:r>
                    <w:r w:rsidRPr="00EF118E">
                      <w:rPr>
                        <w:rFonts w:ascii="Times New Roman" w:hAnsi="Times New Roman" w:cs="Times New Roman"/>
                        <w:color w:val="000000" w:themeColor="text1"/>
                      </w:rPr>
                      <w:lastRenderedPageBreak/>
                      <w:t>goal/paradigm change).</w:t>
                    </w:r>
                  </w:ins>
                </w:p>
              </w:tc>
            </w:tr>
            <w:bookmarkEnd w:id="764"/>
          </w:tbl>
          <w:p w14:paraId="233EE5D6" w14:textId="77777777" w:rsidR="00486913" w:rsidRPr="0055433B" w:rsidRDefault="00486913">
            <w:pPr>
              <w:rPr>
                <w:rFonts w:ascii="Times New Roman" w:hAnsi="Times New Roman" w:cs="Times New Roman"/>
                <w:color w:val="000000" w:themeColor="text1"/>
              </w:rPr>
            </w:pPr>
          </w:p>
        </w:tc>
      </w:tr>
    </w:tbl>
    <w:p w14:paraId="233EE5D8" w14:textId="77777777" w:rsidR="00486913" w:rsidRPr="00EE26F4" w:rsidRDefault="001B54B5">
      <w:pPr>
        <w:rPr>
          <w:del w:id="795" w:author="Bishoy Zaki" w:date="2026-02-16T14:24:00Z" w16du:dateUtc="2026-02-16T13:24:00Z"/>
          <w:rFonts w:ascii="Times New Roman" w:hAnsi="Times New Roman" w:cs="Times New Roman"/>
          <w:color w:val="000000" w:themeColor="text1"/>
        </w:rPr>
      </w:pPr>
      <w:del w:id="796" w:author="Bishoy Zaki" w:date="2026-02-16T14:24:00Z" w16du:dateUtc="2026-02-16T13:24:00Z">
        <w:r w:rsidRPr="00EE26F4">
          <w:rPr>
            <w:rFonts w:ascii="Times New Roman" w:hAnsi="Times New Roman" w:cs="Times New Roman"/>
            <w:i/>
            <w:iCs/>
            <w:color w:val="000000" w:themeColor="text1"/>
          </w:rPr>
          <w:lastRenderedPageBreak/>
          <w:delText>Types of Learning</w:delText>
        </w:r>
        <w:r w:rsidRPr="00EE26F4">
          <w:rPr>
            <w:rFonts w:ascii="Times New Roman" w:hAnsi="Times New Roman" w:cs="Times New Roman"/>
            <w:color w:val="000000" w:themeColor="text1"/>
          </w:rPr>
          <w:delText xml:space="preserve">: The most commonly used theoretical descriptor of learning is type where a learning type refers to a learning process’s intended outcome or orientation and points to the object of learning or what is being learned about. Some of the most prominent and clearly defined learning types include </w:delText>
        </w:r>
        <w:r w:rsidRPr="00EE26F4">
          <w:rPr>
            <w:rFonts w:ascii="Times New Roman" w:hAnsi="Times New Roman" w:cs="Times New Roman"/>
            <w:i/>
            <w:iCs/>
            <w:color w:val="000000" w:themeColor="text1"/>
          </w:rPr>
          <w:delText>instrumental</w:delText>
        </w:r>
        <w:r w:rsidRPr="00EE26F4">
          <w:rPr>
            <w:rFonts w:ascii="Times New Roman" w:hAnsi="Times New Roman" w:cs="Times New Roman"/>
            <w:color w:val="000000" w:themeColor="text1"/>
          </w:rPr>
          <w:delText xml:space="preserve"> learning, which is focused on updated understandings of policy instrument calibrations and viability (T. Lee &amp; Meene, 2012; May, 1992), and </w:delText>
        </w:r>
        <w:r w:rsidRPr="00EE26F4">
          <w:rPr>
            <w:rFonts w:ascii="Times New Roman" w:hAnsi="Times New Roman" w:cs="Times New Roman"/>
            <w:i/>
            <w:iCs/>
            <w:color w:val="000000" w:themeColor="text1"/>
          </w:rPr>
          <w:delText>social</w:delText>
        </w:r>
        <w:r w:rsidRPr="00EE26F4">
          <w:rPr>
            <w:rFonts w:ascii="Times New Roman" w:hAnsi="Times New Roman" w:cs="Times New Roman"/>
            <w:color w:val="000000" w:themeColor="text1"/>
          </w:rPr>
          <w:delText xml:space="preserve"> learning, which focuses on the evolving social construction of policy issues through discursive and reflexive processes (Hall, 1993). Another widely studied learning type is </w:delText>
        </w:r>
        <w:r w:rsidRPr="00EE26F4">
          <w:rPr>
            <w:rFonts w:ascii="Times New Roman" w:hAnsi="Times New Roman" w:cs="Times New Roman"/>
            <w:i/>
            <w:iCs/>
            <w:color w:val="000000" w:themeColor="text1"/>
          </w:rPr>
          <w:delText>political</w:delText>
        </w:r>
        <w:r w:rsidRPr="00EE26F4">
          <w:rPr>
            <w:rFonts w:ascii="Times New Roman" w:hAnsi="Times New Roman" w:cs="Times New Roman"/>
            <w:color w:val="000000" w:themeColor="text1"/>
          </w:rPr>
          <w:delText xml:space="preserve"> learning, which is concerned with policy actors updating their understanding of strategies and techniques required to advance the political viability of their policy positions, preferred solutions, and interests (Heclo, 1974; Zaki &amp; Dupont, 2024). An additional type of policy learning is </w:delText>
        </w:r>
        <w:r w:rsidRPr="00EE26F4">
          <w:rPr>
            <w:rFonts w:ascii="Times New Roman" w:hAnsi="Times New Roman" w:cs="Times New Roman"/>
            <w:i/>
            <w:iCs/>
            <w:color w:val="000000" w:themeColor="text1"/>
          </w:rPr>
          <w:delText>policy-oriented</w:delText>
        </w:r>
        <w:r w:rsidRPr="00EE26F4">
          <w:rPr>
            <w:rFonts w:ascii="Times New Roman" w:hAnsi="Times New Roman" w:cs="Times New Roman"/>
            <w:color w:val="000000" w:themeColor="text1"/>
          </w:rPr>
          <w:delText xml:space="preserve"> learning where learning is understood as cognitive or behavioral changes as a result of updating policy beliefs (Jenkins-Smith &amp; Sabatier, 1993; Sabatier, 1987, 1988). Additionally, policy-oriented learning is limited to learning about the policy issue, including beliefs about the nature of the problem; its causes and consequences; who is harmed; and how the problem could best be addressed, among other beliefs. Finally, there is </w:delText>
        </w:r>
        <w:r w:rsidRPr="00EE26F4">
          <w:rPr>
            <w:rFonts w:ascii="Times New Roman" w:hAnsi="Times New Roman" w:cs="Times New Roman"/>
            <w:i/>
            <w:iCs/>
            <w:color w:val="000000" w:themeColor="text1"/>
          </w:rPr>
          <w:delText>organizational</w:delText>
        </w:r>
        <w:r w:rsidRPr="00EE26F4">
          <w:rPr>
            <w:rFonts w:ascii="Times New Roman" w:hAnsi="Times New Roman" w:cs="Times New Roman"/>
            <w:color w:val="000000" w:themeColor="text1"/>
          </w:rPr>
          <w:delText xml:space="preserve"> learning, which focuses on updating organizational structures, norms, and procedures (Huber, 1991; Zito, 2009).</w:delText>
        </w:r>
        <w:r w:rsidRPr="00EE26F4">
          <w:rPr>
            <w:rFonts w:ascii="Times New Roman" w:hAnsi="Times New Roman" w:cs="Times New Roman"/>
            <w:color w:val="000000" w:themeColor="text1"/>
          </w:rPr>
          <w:footnoteReference w:id="1"/>
        </w:r>
      </w:del>
    </w:p>
    <w:p w14:paraId="233EE5D9" w14:textId="77777777" w:rsidR="00486913" w:rsidRPr="00EE26F4" w:rsidRDefault="001B54B5">
      <w:pPr>
        <w:rPr>
          <w:del w:id="798" w:author="Bishoy Zaki" w:date="2026-02-16T14:24:00Z" w16du:dateUtc="2026-02-16T13:24:00Z"/>
          <w:rFonts w:ascii="Times New Roman" w:hAnsi="Times New Roman" w:cs="Times New Roman"/>
          <w:color w:val="000000" w:themeColor="text1"/>
        </w:rPr>
      </w:pPr>
      <w:del w:id="799" w:author="Bishoy Zaki" w:date="2026-02-16T14:24:00Z" w16du:dateUtc="2026-02-16T13:24:00Z">
        <w:r w:rsidRPr="00EE26F4">
          <w:rPr>
            <w:rFonts w:ascii="Times New Roman" w:hAnsi="Times New Roman" w:cs="Times New Roman"/>
            <w:i/>
            <w:iCs/>
            <w:color w:val="000000" w:themeColor="text1"/>
          </w:rPr>
          <w:delText>Modes of Learning</w:delText>
        </w:r>
        <w:r w:rsidRPr="00EE26F4">
          <w:rPr>
            <w:rFonts w:ascii="Times New Roman" w:hAnsi="Times New Roman" w:cs="Times New Roman"/>
            <w:color w:val="000000" w:themeColor="text1"/>
          </w:rPr>
          <w:delText xml:space="preserve">: Apart from learning types there are also modes of learning that refer to how learning interactions occur. This includes </w:delText>
        </w:r>
        <w:r w:rsidRPr="00EE26F4">
          <w:rPr>
            <w:rFonts w:ascii="Times New Roman" w:hAnsi="Times New Roman" w:cs="Times New Roman"/>
            <w:i/>
            <w:iCs/>
            <w:color w:val="000000" w:themeColor="text1"/>
          </w:rPr>
          <w:delText>epistemic</w:delText>
        </w:r>
        <w:r w:rsidRPr="00EE26F4">
          <w:rPr>
            <w:rFonts w:ascii="Times New Roman" w:hAnsi="Times New Roman" w:cs="Times New Roman"/>
            <w:color w:val="000000" w:themeColor="text1"/>
          </w:rPr>
          <w:delText xml:space="preserve"> learning from socially endorsed subject matter experts, </w:delText>
        </w:r>
        <w:r w:rsidRPr="00EE26F4">
          <w:rPr>
            <w:rFonts w:ascii="Times New Roman" w:hAnsi="Times New Roman" w:cs="Times New Roman"/>
            <w:i/>
            <w:iCs/>
            <w:color w:val="000000" w:themeColor="text1"/>
          </w:rPr>
          <w:delText>hierarchical</w:delText>
        </w:r>
        <w:r w:rsidRPr="00EE26F4">
          <w:rPr>
            <w:rFonts w:ascii="Times New Roman" w:hAnsi="Times New Roman" w:cs="Times New Roman"/>
            <w:color w:val="000000" w:themeColor="text1"/>
          </w:rPr>
          <w:delText xml:space="preserve"> learning within formal organizational structures using top-down communication and the dissemination of knowledge, and </w:delText>
        </w:r>
        <w:r w:rsidRPr="00EE26F4">
          <w:rPr>
            <w:rFonts w:ascii="Times New Roman" w:hAnsi="Times New Roman" w:cs="Times New Roman"/>
            <w:i/>
            <w:iCs/>
            <w:color w:val="000000" w:themeColor="text1"/>
          </w:rPr>
          <w:delText>bargaining-oriented</w:delText>
        </w:r>
        <w:r w:rsidRPr="00EE26F4">
          <w:rPr>
            <w:rFonts w:ascii="Times New Roman" w:hAnsi="Times New Roman" w:cs="Times New Roman"/>
            <w:color w:val="000000" w:themeColor="text1"/>
          </w:rPr>
          <w:delText xml:space="preserve"> learning involving negotiation, trade-offs, and strategic interactions between policy actors. Lastly, </w:delText>
        </w:r>
        <w:r w:rsidRPr="00EE26F4">
          <w:rPr>
            <w:rFonts w:ascii="Times New Roman" w:hAnsi="Times New Roman" w:cs="Times New Roman"/>
            <w:i/>
            <w:iCs/>
            <w:color w:val="000000" w:themeColor="text1"/>
          </w:rPr>
          <w:delText>reflexive</w:delText>
        </w:r>
        <w:r w:rsidRPr="00EE26F4">
          <w:rPr>
            <w:rFonts w:ascii="Times New Roman" w:hAnsi="Times New Roman" w:cs="Times New Roman"/>
            <w:color w:val="000000" w:themeColor="text1"/>
          </w:rPr>
          <w:delText xml:space="preserve"> learning involves utilizing knowledge to deepen discussions and facilitate arguments (see Dunlop &amp; Radaelli, 2013).</w:delText>
        </w:r>
      </w:del>
    </w:p>
    <w:p w14:paraId="233EE5DA" w14:textId="77777777" w:rsidR="00486913" w:rsidRPr="00EE26F4" w:rsidRDefault="001B54B5">
      <w:pPr>
        <w:rPr>
          <w:del w:id="800" w:author="Bishoy Zaki" w:date="2026-02-16T14:24:00Z" w16du:dateUtc="2026-02-16T13:24:00Z"/>
          <w:rFonts w:ascii="Times New Roman" w:hAnsi="Times New Roman" w:cs="Times New Roman"/>
          <w:color w:val="000000" w:themeColor="text1"/>
        </w:rPr>
      </w:pPr>
      <w:del w:id="801" w:author="Bishoy Zaki" w:date="2026-02-16T14:24:00Z" w16du:dateUtc="2026-02-16T13:24:00Z">
        <w:r w:rsidRPr="00EE26F4">
          <w:rPr>
            <w:rFonts w:ascii="Times New Roman" w:hAnsi="Times New Roman" w:cs="Times New Roman"/>
            <w:i/>
            <w:iCs/>
            <w:color w:val="000000" w:themeColor="text1"/>
          </w:rPr>
          <w:delText>Mechanisms of Learning</w:delText>
        </w:r>
        <w:r w:rsidRPr="00EE26F4">
          <w:rPr>
            <w:rFonts w:ascii="Times New Roman" w:hAnsi="Times New Roman" w:cs="Times New Roman"/>
            <w:color w:val="000000" w:themeColor="text1"/>
          </w:rPr>
          <w:delText xml:space="preserve">: Next are mechanisms of learning which involve the processes by which learning materializes, pointing to the series of interactions by which learning occurs. There are two main learning mechanisms: inferential and contingent. In </w:delText>
        </w:r>
        <w:r w:rsidRPr="00EE26F4">
          <w:rPr>
            <w:rFonts w:ascii="Times New Roman" w:hAnsi="Times New Roman" w:cs="Times New Roman"/>
            <w:i/>
            <w:iCs/>
            <w:color w:val="000000" w:themeColor="text1"/>
          </w:rPr>
          <w:delText>inferential</w:delText>
        </w:r>
        <w:r w:rsidRPr="00EE26F4">
          <w:rPr>
            <w:rFonts w:ascii="Times New Roman" w:hAnsi="Times New Roman" w:cs="Times New Roman"/>
            <w:color w:val="000000" w:themeColor="text1"/>
          </w:rPr>
          <w:delText xml:space="preserve"> learning, policy actors face a problem and then resort to critical and deliberate reflection on priors, leading to an updated understanding of policy problems, viable solutions, and potential policy change (Hall, 1993). With </w:delText>
        </w:r>
        <w:r w:rsidRPr="00EE26F4">
          <w:rPr>
            <w:rFonts w:ascii="Times New Roman" w:hAnsi="Times New Roman" w:cs="Times New Roman"/>
            <w:i/>
            <w:iCs/>
            <w:color w:val="000000" w:themeColor="text1"/>
          </w:rPr>
          <w:delText>contingent</w:delText>
        </w:r>
        <w:r w:rsidRPr="00EE26F4">
          <w:rPr>
            <w:rFonts w:ascii="Times New Roman" w:hAnsi="Times New Roman" w:cs="Times New Roman"/>
            <w:color w:val="000000" w:themeColor="text1"/>
          </w:rPr>
          <w:delText xml:space="preserve"> learning, on the other hand, surprise (systemic shocks or crises) trumps critical reflection on priors (Kamkhaji &amp; Radaelli, 2017). In this case, policy actors undertake rapid behavioral changes through associative mechanisms to avoid imminent harm. This means that policymakers quickly adapt their behaviors and policies when they encounter unexpected situations by drawing on a reservoir of cue-outcome associations. Once the crisis shock dissipates, critical reflection on priors and further policy adjustments or lock-ins occur. Accordingly, policy changes occur before learning.</w:delText>
        </w:r>
      </w:del>
    </w:p>
    <w:p w14:paraId="233EE5DB" w14:textId="77777777" w:rsidR="00486913" w:rsidRPr="00EE26F4" w:rsidRDefault="001B54B5">
      <w:pPr>
        <w:rPr>
          <w:del w:id="802" w:author="Bishoy Zaki" w:date="2026-02-16T14:24:00Z" w16du:dateUtc="2026-02-16T13:24:00Z"/>
          <w:rFonts w:ascii="Times New Roman" w:hAnsi="Times New Roman" w:cs="Times New Roman"/>
          <w:color w:val="000000" w:themeColor="text1"/>
        </w:rPr>
      </w:pPr>
      <w:del w:id="803" w:author="Bishoy Zaki" w:date="2026-02-16T14:24:00Z" w16du:dateUtc="2026-02-16T13:24:00Z">
        <w:r w:rsidRPr="00EE26F4">
          <w:rPr>
            <w:rFonts w:ascii="Times New Roman" w:hAnsi="Times New Roman" w:cs="Times New Roman"/>
            <w:i/>
            <w:iCs/>
            <w:color w:val="000000" w:themeColor="text1"/>
          </w:rPr>
          <w:delText>Forms of Learning</w:delText>
        </w:r>
        <w:r w:rsidRPr="00EE26F4">
          <w:rPr>
            <w:rFonts w:ascii="Times New Roman" w:hAnsi="Times New Roman" w:cs="Times New Roman"/>
            <w:color w:val="000000" w:themeColor="text1"/>
          </w:rPr>
          <w:delText xml:space="preserve">: The forms of learning concern the actualization or the process identity of learning, its shape, structure, and form. For example, learning can occur through </w:delText>
        </w:r>
        <w:r w:rsidRPr="00EE26F4">
          <w:rPr>
            <w:rFonts w:ascii="Times New Roman" w:hAnsi="Times New Roman" w:cs="Times New Roman"/>
            <w:i/>
            <w:iCs/>
            <w:color w:val="000000" w:themeColor="text1"/>
          </w:rPr>
          <w:delText>lesson drawing</w:delText>
        </w:r>
        <w:r w:rsidRPr="00EE26F4">
          <w:rPr>
            <w:rFonts w:ascii="Times New Roman" w:hAnsi="Times New Roman" w:cs="Times New Roman"/>
            <w:color w:val="000000" w:themeColor="text1"/>
          </w:rPr>
          <w:delText xml:space="preserve">, where policy actors learn from their experiences across jurisdictions to address similar issues in their contexts by critically analyzing and adapting successful policies or programs to fit local needs (Rose, 1991). It can also occur through </w:delText>
        </w:r>
        <w:r w:rsidRPr="00EE26F4">
          <w:rPr>
            <w:rFonts w:ascii="Times New Roman" w:hAnsi="Times New Roman" w:cs="Times New Roman"/>
            <w:i/>
            <w:iCs/>
            <w:color w:val="000000" w:themeColor="text1"/>
          </w:rPr>
          <w:delText>policy transfer</w:delText>
        </w:r>
        <w:r w:rsidRPr="00EE26F4">
          <w:rPr>
            <w:rFonts w:ascii="Times New Roman" w:hAnsi="Times New Roman" w:cs="Times New Roman"/>
            <w:color w:val="000000" w:themeColor="text1"/>
          </w:rPr>
          <w:delText xml:space="preserve">, where policies, administrative arrangements, institutions, and ideas travel from </w:delText>
        </w:r>
        <w:r w:rsidRPr="00EE26F4">
          <w:rPr>
            <w:rFonts w:ascii="Times New Roman" w:hAnsi="Times New Roman" w:cs="Times New Roman"/>
            <w:color w:val="000000" w:themeColor="text1"/>
          </w:rPr>
          <w:lastRenderedPageBreak/>
          <w:delText>one political setting to another. That process can include voluntary and coercive transfers, where policies are adopted by choice or due to external pressures (D. Dolowitz &amp; Marsh, 1996).</w:delText>
        </w:r>
      </w:del>
    </w:p>
    <w:p w14:paraId="233EE5DC" w14:textId="77777777" w:rsidR="00486913" w:rsidRPr="00EE26F4" w:rsidRDefault="001B54B5">
      <w:pPr>
        <w:rPr>
          <w:del w:id="804" w:author="Bishoy Zaki" w:date="2026-02-16T14:24:00Z" w16du:dateUtc="2026-02-16T13:24:00Z"/>
          <w:rFonts w:ascii="Times New Roman" w:hAnsi="Times New Roman" w:cs="Times New Roman"/>
          <w:color w:val="000000" w:themeColor="text1"/>
        </w:rPr>
      </w:pPr>
      <w:del w:id="805" w:author="Bishoy Zaki" w:date="2026-02-16T14:24:00Z" w16du:dateUtc="2026-02-16T13:24:00Z">
        <w:r w:rsidRPr="00EE26F4">
          <w:rPr>
            <w:rFonts w:ascii="Times New Roman" w:hAnsi="Times New Roman" w:cs="Times New Roman"/>
            <w:i/>
            <w:iCs/>
            <w:color w:val="000000" w:themeColor="text1"/>
          </w:rPr>
          <w:delText>Degrees of Learning</w:delText>
        </w:r>
        <w:r w:rsidRPr="00EE26F4">
          <w:rPr>
            <w:rFonts w:ascii="Times New Roman" w:hAnsi="Times New Roman" w:cs="Times New Roman"/>
            <w:color w:val="000000" w:themeColor="text1"/>
          </w:rPr>
          <w:delText xml:space="preserve">: Finally, the degrees of learning refer to the depth or extent of learning. Here, the literature offers a four-scale gradient that includes single, double, triple, and quadruple loop learning. </w:delText>
        </w:r>
        <w:r w:rsidRPr="00EE26F4">
          <w:rPr>
            <w:rFonts w:ascii="Times New Roman" w:hAnsi="Times New Roman" w:cs="Times New Roman"/>
            <w:i/>
            <w:iCs/>
            <w:color w:val="000000" w:themeColor="text1"/>
          </w:rPr>
          <w:delText>Single-loop</w:delText>
        </w:r>
        <w:r w:rsidRPr="00EE26F4">
          <w:rPr>
            <w:rFonts w:ascii="Times New Roman" w:hAnsi="Times New Roman" w:cs="Times New Roman"/>
            <w:color w:val="000000" w:themeColor="text1"/>
          </w:rPr>
          <w:delText xml:space="preserve"> learning focuses on identifying adjustments within existing policy instruments without questioning the underlying assumptions or objectives and mostly attempting to achieve better outcomes within the current policy framework. </w:delText>
        </w:r>
        <w:r w:rsidRPr="00EE26F4">
          <w:rPr>
            <w:rFonts w:ascii="Times New Roman" w:hAnsi="Times New Roman" w:cs="Times New Roman"/>
            <w:i/>
            <w:iCs/>
            <w:color w:val="000000" w:themeColor="text1"/>
          </w:rPr>
          <w:delText>Double-loop</w:delText>
        </w:r>
        <w:r w:rsidRPr="00EE26F4">
          <w:rPr>
            <w:rFonts w:ascii="Times New Roman" w:hAnsi="Times New Roman" w:cs="Times New Roman"/>
            <w:color w:val="000000" w:themeColor="text1"/>
          </w:rPr>
          <w:delText xml:space="preserve"> learning delves deeper by reflecting on and examining the underlying policy goals, assumptions, and strategies. This process involves potential changes in fundamental principles and approaches to underlying policies (Argyris &amp; Schon, 1978). </w:delText>
        </w:r>
        <w:r w:rsidRPr="00EE26F4">
          <w:rPr>
            <w:rFonts w:ascii="Times New Roman" w:hAnsi="Times New Roman" w:cs="Times New Roman"/>
            <w:i/>
            <w:iCs/>
            <w:color w:val="000000" w:themeColor="text1"/>
          </w:rPr>
          <w:delText>Triple-loop</w:delText>
        </w:r>
        <w:r w:rsidRPr="00EE26F4">
          <w:rPr>
            <w:rFonts w:ascii="Times New Roman" w:hAnsi="Times New Roman" w:cs="Times New Roman"/>
            <w:color w:val="000000" w:themeColor="text1"/>
          </w:rPr>
          <w:delText xml:space="preserve"> learning consists of reflecting on the learning process itself, mainly by challenging existing rules and norms, leading to changes in how knowledge is acquired and used in the learning process (Tosey et al., 2012). The fourth and most profound level of learning is </w:delText>
        </w:r>
        <w:r w:rsidRPr="00EE26F4">
          <w:rPr>
            <w:rFonts w:ascii="Times New Roman" w:hAnsi="Times New Roman" w:cs="Times New Roman"/>
            <w:i/>
            <w:iCs/>
            <w:color w:val="000000" w:themeColor="text1"/>
          </w:rPr>
          <w:delText>quadruple-loop</w:delText>
        </w:r>
        <w:r w:rsidRPr="00EE26F4">
          <w:rPr>
            <w:rFonts w:ascii="Times New Roman" w:hAnsi="Times New Roman" w:cs="Times New Roman"/>
            <w:color w:val="000000" w:themeColor="text1"/>
          </w:rPr>
          <w:delText xml:space="preserve"> learning. This occurs when broader social, political, and contextual factors are incorporated into the learning process. This leads to continuous adaptations of norms, values, procedures, and learning process structures (S. Lee et al., 2020). It is important to note here that these degrees of learning are often mapped against orders of change where single, double, and triple-loop learning are associated with first, second, and third-order change, respectively (see Hall, 1993; Heclo, 1974; B. Zaki et al., 2024).</w:delText>
        </w:r>
      </w:del>
    </w:p>
    <w:p w14:paraId="7B410388" w14:textId="77777777" w:rsidR="002E7C40" w:rsidRDefault="002E7C40">
      <w:pPr>
        <w:rPr>
          <w:ins w:id="806" w:author="Bishoy Zaki" w:date="2026-02-16T14:24:00Z" w16du:dateUtc="2026-02-16T13:24:00Z"/>
          <w:rFonts w:ascii="Times New Roman" w:hAnsi="Times New Roman" w:cs="Times New Roman"/>
          <w:i/>
          <w:iCs/>
          <w:color w:val="000000" w:themeColor="text1"/>
        </w:rPr>
      </w:pPr>
    </w:p>
    <w:p w14:paraId="176026CE" w14:textId="2FAD099D" w:rsidR="00D845A3" w:rsidRPr="00634103" w:rsidRDefault="00D845A3" w:rsidP="00641AB8">
      <w:pPr>
        <w:spacing w:line="480" w:lineRule="auto"/>
        <w:ind w:firstLine="720"/>
        <w:jc w:val="both"/>
        <w:rPr>
          <w:ins w:id="807" w:author="Bishoy Zaki" w:date="2026-02-16T14:24:00Z" w16du:dateUtc="2026-02-16T13:24:00Z"/>
          <w:rFonts w:ascii="Times New Roman" w:hAnsi="Times New Roman" w:cs="Times New Roman"/>
          <w:color w:val="000000" w:themeColor="text1"/>
        </w:rPr>
      </w:pPr>
      <w:ins w:id="808" w:author="Bishoy Zaki" w:date="2026-02-16T14:24:00Z" w16du:dateUtc="2026-02-16T13:24:00Z">
        <w:r w:rsidRPr="00641AB8">
          <w:rPr>
            <w:rFonts w:ascii="Times New Roman" w:hAnsi="Times New Roman" w:cs="Times New Roman"/>
            <w:b/>
            <w:bCs/>
            <w:color w:val="000000" w:themeColor="text1"/>
          </w:rPr>
          <w:t>Forms of learning.</w:t>
        </w:r>
        <w:r w:rsidR="00A02B52">
          <w:rPr>
            <w:rFonts w:ascii="Times New Roman" w:hAnsi="Times New Roman" w:cs="Times New Roman"/>
            <w:b/>
            <w:bCs/>
            <w:color w:val="000000" w:themeColor="text1"/>
          </w:rPr>
          <w:t xml:space="preserve"> </w:t>
        </w:r>
        <w:r w:rsidR="00A02B52" w:rsidRPr="004D41C1">
          <w:rPr>
            <w:rFonts w:ascii="Times New Roman" w:hAnsi="Times New Roman" w:cs="Times New Roman"/>
            <w:color w:val="000000" w:themeColor="text1"/>
          </w:rPr>
          <w:t xml:space="preserve">If learning can be broadly understood as a process involving policy actors seeking and processing information and knowledge about policy problems, then forms of learning </w:t>
        </w:r>
        <w:r w:rsidR="005865E0">
          <w:rPr>
            <w:rFonts w:ascii="Times New Roman" w:hAnsi="Times New Roman" w:cs="Times New Roman"/>
            <w:color w:val="000000" w:themeColor="text1"/>
          </w:rPr>
          <w:t xml:space="preserve">denotes </w:t>
        </w:r>
        <w:r w:rsidRPr="00634103">
          <w:rPr>
            <w:rFonts w:ascii="Times New Roman" w:hAnsi="Times New Roman" w:cs="Times New Roman"/>
            <w:color w:val="000000" w:themeColor="text1"/>
          </w:rPr>
          <w:t xml:space="preserve">the relatively stable, patterned routes and formats through which policy actors seek, access, and acquire information and knowledge, prior to interpretation and use. The canonical examples sit in the family of trans-jurisdictional knowledge mobility, including </w:t>
        </w:r>
        <w:r w:rsidRPr="004D41C1">
          <w:rPr>
            <w:rFonts w:ascii="Times New Roman" w:hAnsi="Times New Roman" w:cs="Times New Roman"/>
            <w:color w:val="000000" w:themeColor="text1"/>
          </w:rPr>
          <w:t>policy</w:t>
        </w:r>
        <w:r w:rsidRPr="00004A4F">
          <w:rPr>
            <w:rFonts w:ascii="Times New Roman" w:hAnsi="Times New Roman" w:cs="Times New Roman"/>
            <w:i/>
            <w:iCs/>
            <w:color w:val="000000" w:themeColor="text1"/>
          </w:rPr>
          <w:t xml:space="preserve"> transfer</w:t>
        </w:r>
        <w:r w:rsidRPr="00634103">
          <w:rPr>
            <w:rFonts w:ascii="Times New Roman" w:hAnsi="Times New Roman" w:cs="Times New Roman"/>
            <w:color w:val="000000" w:themeColor="text1"/>
          </w:rPr>
          <w:t xml:space="preserve"> as the broad umbrella through which information about policies, administrative arrangements, and institutions is sourced in one context and used in another (Dolowitz &amp; Marsh, 1996), alongside diffusion as a more patterned interdependence-driven route of cue sourcing across jurisdictions (Shipan &amp; Volden, 2008, 2012), and </w:t>
        </w:r>
        <w:r w:rsidRPr="00004A4F">
          <w:rPr>
            <w:rFonts w:ascii="Times New Roman" w:hAnsi="Times New Roman" w:cs="Times New Roman"/>
            <w:i/>
            <w:iCs/>
            <w:color w:val="000000" w:themeColor="text1"/>
          </w:rPr>
          <w:t>convergence-producing pathways</w:t>
        </w:r>
        <w:r w:rsidRPr="00634103">
          <w:rPr>
            <w:rFonts w:ascii="Times New Roman" w:hAnsi="Times New Roman" w:cs="Times New Roman"/>
            <w:color w:val="000000" w:themeColor="text1"/>
          </w:rPr>
          <w:t xml:space="preserve"> such as harmonization or emulation that structure how knowledge flows in ways that can facilitate similarity in policy. Within the same forms category, </w:t>
        </w:r>
        <w:r w:rsidRPr="00004A4F">
          <w:rPr>
            <w:rFonts w:ascii="Times New Roman" w:hAnsi="Times New Roman" w:cs="Times New Roman"/>
            <w:i/>
            <w:iCs/>
            <w:color w:val="000000" w:themeColor="text1"/>
          </w:rPr>
          <w:t>lesson drawing</w:t>
        </w:r>
        <w:r w:rsidRPr="00634103">
          <w:rPr>
            <w:rFonts w:ascii="Times New Roman" w:hAnsi="Times New Roman" w:cs="Times New Roman"/>
            <w:color w:val="000000" w:themeColor="text1"/>
          </w:rPr>
          <w:t xml:space="preserve"> is better treated as a comparatively more deliberate, problem-oriented scan across time and space for solutions to evaluate or avoid (Rose, 1991, 2005), as are institutionalized formats such as </w:t>
        </w:r>
        <w:r w:rsidRPr="00004A4F">
          <w:rPr>
            <w:rFonts w:ascii="Times New Roman" w:hAnsi="Times New Roman" w:cs="Times New Roman"/>
            <w:i/>
            <w:iCs/>
            <w:color w:val="000000" w:themeColor="text1"/>
          </w:rPr>
          <w:t>benchmarking</w:t>
        </w:r>
        <w:r w:rsidRPr="00634103">
          <w:rPr>
            <w:rFonts w:ascii="Times New Roman" w:hAnsi="Times New Roman" w:cs="Times New Roman"/>
            <w:color w:val="000000" w:themeColor="text1"/>
          </w:rPr>
          <w:t xml:space="preserve"> and </w:t>
        </w:r>
        <w:r w:rsidRPr="00004A4F">
          <w:rPr>
            <w:rFonts w:ascii="Times New Roman" w:hAnsi="Times New Roman" w:cs="Times New Roman"/>
            <w:i/>
            <w:iCs/>
            <w:color w:val="000000" w:themeColor="text1"/>
          </w:rPr>
          <w:t>peer</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learning</w:t>
        </w:r>
        <w:r w:rsidRPr="00634103">
          <w:rPr>
            <w:rFonts w:ascii="Times New Roman" w:hAnsi="Times New Roman" w:cs="Times New Roman"/>
            <w:color w:val="000000" w:themeColor="text1"/>
          </w:rPr>
          <w:t xml:space="preserve"> organized through indicators, </w:t>
        </w:r>
        <w:r w:rsidRPr="00004A4F">
          <w:rPr>
            <w:rFonts w:ascii="Times New Roman" w:hAnsi="Times New Roman" w:cs="Times New Roman"/>
            <w:i/>
            <w:iCs/>
            <w:color w:val="000000" w:themeColor="text1"/>
          </w:rPr>
          <w:t>peer</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review</w:t>
        </w:r>
        <w:r w:rsidRPr="00634103">
          <w:rPr>
            <w:rFonts w:ascii="Times New Roman" w:hAnsi="Times New Roman" w:cs="Times New Roman"/>
            <w:color w:val="000000" w:themeColor="text1"/>
          </w:rPr>
          <w:t xml:space="preserve">, and </w:t>
        </w:r>
        <w:r w:rsidRPr="00004A4F">
          <w:rPr>
            <w:rFonts w:ascii="Times New Roman" w:hAnsi="Times New Roman" w:cs="Times New Roman"/>
            <w:i/>
            <w:iCs/>
            <w:color w:val="000000" w:themeColor="text1"/>
          </w:rPr>
          <w:t>performance</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comparison</w:t>
        </w:r>
        <w:r w:rsidRPr="00634103">
          <w:rPr>
            <w:rFonts w:ascii="Times New Roman" w:hAnsi="Times New Roman" w:cs="Times New Roman"/>
            <w:color w:val="000000" w:themeColor="text1"/>
          </w:rPr>
          <w:t>.</w:t>
        </w:r>
      </w:ins>
    </w:p>
    <w:p w14:paraId="78E7856E" w14:textId="1A1903A7" w:rsidR="005865E0" w:rsidRPr="00D80E4E" w:rsidRDefault="00D80E4E" w:rsidP="006A57B3">
      <w:pPr>
        <w:spacing w:line="480" w:lineRule="auto"/>
        <w:ind w:firstLine="720"/>
        <w:jc w:val="both"/>
        <w:rPr>
          <w:ins w:id="809" w:author="Bishoy Zaki" w:date="2026-02-16T14:24:00Z" w16du:dateUtc="2026-02-16T13:24:00Z"/>
          <w:rFonts w:ascii="Times New Roman" w:hAnsi="Times New Roman" w:cs="Times New Roman"/>
          <w:color w:val="000000" w:themeColor="text1"/>
        </w:rPr>
      </w:pPr>
      <w:ins w:id="810" w:author="Bishoy Zaki" w:date="2026-02-16T14:24:00Z" w16du:dateUtc="2026-02-16T13:24:00Z">
        <w:r w:rsidRPr="006A57B3">
          <w:rPr>
            <w:rFonts w:ascii="Times New Roman" w:hAnsi="Times New Roman" w:cs="Times New Roman"/>
            <w:b/>
            <w:bCs/>
            <w:color w:val="000000" w:themeColor="text1"/>
          </w:rPr>
          <w:t>Modes of learning.</w:t>
        </w:r>
        <w:r w:rsidRPr="00D80E4E">
          <w:rPr>
            <w:rFonts w:ascii="Times New Roman" w:hAnsi="Times New Roman" w:cs="Times New Roman"/>
            <w:color w:val="000000" w:themeColor="text1"/>
          </w:rPr>
          <w:t xml:space="preserve"> Once information and knowledge are “in,” learning still varies systematically in how it is enacted through recurring interactional environments. Modes of learning capture these patterned </w:t>
        </w:r>
        <w:r w:rsidRPr="00D80E4E">
          <w:rPr>
            <w:rFonts w:ascii="Times New Roman" w:hAnsi="Times New Roman" w:cs="Times New Roman"/>
            <w:color w:val="000000" w:themeColor="text1"/>
          </w:rPr>
          <w:lastRenderedPageBreak/>
          <w:t xml:space="preserve">teacher–learner relations and the participation structures through which knowledge is encountered, negotiated, and validated. </w:t>
        </w:r>
        <w:r w:rsidR="002027B1">
          <w:rPr>
            <w:rFonts w:ascii="Times New Roman" w:hAnsi="Times New Roman" w:cs="Times New Roman"/>
            <w:color w:val="000000" w:themeColor="text1"/>
          </w:rPr>
          <w:t>These modes of learning are parsimonpusly capturd by Dunlop &amp; Radaelli (2013) framework of learning genera</w:t>
        </w:r>
        <w:r w:rsidR="00A61E84">
          <w:rPr>
            <w:rFonts w:ascii="Times New Roman" w:hAnsi="Times New Roman" w:cs="Times New Roman"/>
            <w:color w:val="000000" w:themeColor="text1"/>
          </w:rPr>
          <w:t xml:space="preserve"> presenting four distinct modes: Reflexive, Hierarchical, Bargaining-oriented, and epistemic. </w:t>
        </w:r>
        <w:r w:rsidR="001E5DF5" w:rsidRPr="007A2972">
          <w:rPr>
            <w:rFonts w:ascii="Times New Roman" w:hAnsi="Times New Roman" w:cs="Times New Roman"/>
            <w:i/>
            <w:iCs/>
            <w:color w:val="000000" w:themeColor="text1"/>
          </w:rPr>
          <w:t>R</w:t>
        </w:r>
        <w:r w:rsidRPr="007A2972">
          <w:rPr>
            <w:rFonts w:ascii="Times New Roman" w:hAnsi="Times New Roman" w:cs="Times New Roman"/>
            <w:i/>
            <w:iCs/>
            <w:color w:val="000000" w:themeColor="text1"/>
          </w:rPr>
          <w:t>eflexive</w:t>
        </w:r>
        <w:r w:rsidRPr="00D80E4E">
          <w:rPr>
            <w:rFonts w:ascii="Times New Roman" w:hAnsi="Times New Roman" w:cs="Times New Roman"/>
            <w:color w:val="000000" w:themeColor="text1"/>
          </w:rPr>
          <w:t xml:space="preserve"> learning unfolds through deliberative exchange among heterogeneous stakeholders aimed at widening debate and revising shared understandings, typically under low tractability and low agreement on who counts as an authoritative problem-solver. </w:t>
        </w:r>
        <w:r w:rsidRPr="007A2972">
          <w:rPr>
            <w:rFonts w:ascii="Times New Roman" w:hAnsi="Times New Roman" w:cs="Times New Roman"/>
            <w:i/>
            <w:iCs/>
            <w:color w:val="000000" w:themeColor="text1"/>
          </w:rPr>
          <w:t>Hierarchical</w:t>
        </w:r>
        <w:r w:rsidRPr="00D80E4E">
          <w:rPr>
            <w:rFonts w:ascii="Times New Roman" w:hAnsi="Times New Roman" w:cs="Times New Roman"/>
            <w:color w:val="000000" w:themeColor="text1"/>
          </w:rPr>
          <w:t xml:space="preserve"> learning is organized around authority and compliance, where learning is steered through asymmetric power relations, rules, and institutional constraints that channel what can be learned and toward which objectives. </w:t>
        </w:r>
        <w:r w:rsidRPr="007A2972">
          <w:rPr>
            <w:rFonts w:ascii="Times New Roman" w:hAnsi="Times New Roman" w:cs="Times New Roman"/>
            <w:i/>
            <w:iCs/>
            <w:color w:val="000000" w:themeColor="text1"/>
          </w:rPr>
          <w:t>Bargaining-oriented</w:t>
        </w:r>
        <w:r w:rsidRPr="00D80E4E">
          <w:rPr>
            <w:rFonts w:ascii="Times New Roman" w:hAnsi="Times New Roman" w:cs="Times New Roman"/>
            <w:color w:val="000000" w:themeColor="text1"/>
          </w:rPr>
          <w:t xml:space="preserve"> learning is often a spillover of negotiation and contestation, where information functions as a strategic resource to broker agreement through concessions, frequently without deep preference revision. </w:t>
        </w:r>
        <w:r w:rsidRPr="007A2972">
          <w:rPr>
            <w:rFonts w:ascii="Times New Roman" w:hAnsi="Times New Roman" w:cs="Times New Roman"/>
            <w:i/>
            <w:iCs/>
            <w:color w:val="000000" w:themeColor="text1"/>
          </w:rPr>
          <w:t>Epistemic</w:t>
        </w:r>
        <w:r w:rsidRPr="00D80E4E">
          <w:rPr>
            <w:rFonts w:ascii="Times New Roman" w:hAnsi="Times New Roman" w:cs="Times New Roman"/>
            <w:color w:val="000000" w:themeColor="text1"/>
          </w:rPr>
          <w:t xml:space="preserve"> </w:t>
        </w:r>
        <w:r w:rsidRPr="007A2972">
          <w:rPr>
            <w:rFonts w:ascii="Times New Roman" w:hAnsi="Times New Roman" w:cs="Times New Roman"/>
            <w:i/>
            <w:iCs/>
            <w:color w:val="000000" w:themeColor="text1"/>
          </w:rPr>
          <w:t>learning</w:t>
        </w:r>
        <w:r w:rsidRPr="00D80E4E">
          <w:rPr>
            <w:rFonts w:ascii="Times New Roman" w:hAnsi="Times New Roman" w:cs="Times New Roman"/>
            <w:color w:val="000000" w:themeColor="text1"/>
          </w:rPr>
          <w:t xml:space="preserve"> is structured by knowledge asymmetries between certified experts and non-expert learners, with expert authority grounded in socially recognized standards and used to reduce ambiguity and delineate feasible options.</w:t>
        </w:r>
      </w:ins>
    </w:p>
    <w:p w14:paraId="03021314" w14:textId="5958221E" w:rsidR="00183B0E" w:rsidRDefault="00183B0E" w:rsidP="00183B0E">
      <w:pPr>
        <w:spacing w:line="480" w:lineRule="auto"/>
        <w:ind w:firstLine="720"/>
        <w:jc w:val="both"/>
        <w:rPr>
          <w:ins w:id="811" w:author="Bishoy Zaki" w:date="2026-02-16T14:24:00Z" w16du:dateUtc="2026-02-16T13:24:00Z"/>
          <w:rFonts w:ascii="Times New Roman" w:hAnsi="Times New Roman" w:cs="Times New Roman"/>
          <w:color w:val="000000" w:themeColor="text1"/>
        </w:rPr>
      </w:pPr>
      <w:ins w:id="812" w:author="Bishoy Zaki" w:date="2026-02-16T14:24:00Z" w16du:dateUtc="2026-02-16T13:24:00Z">
        <w:r w:rsidRPr="00183B0E">
          <w:rPr>
            <w:rFonts w:ascii="Times New Roman" w:hAnsi="Times New Roman" w:cs="Times New Roman"/>
            <w:b/>
            <w:bCs/>
            <w:color w:val="000000" w:themeColor="text1"/>
          </w:rPr>
          <w:t>Mechanisms of learning.</w:t>
        </w:r>
        <w:r w:rsidRPr="00183B0E">
          <w:rPr>
            <w:rFonts w:ascii="Times New Roman" w:hAnsi="Times New Roman" w:cs="Times New Roman"/>
            <w:color w:val="000000" w:themeColor="text1"/>
          </w:rPr>
          <w:t xml:space="preserve"> If modes describe the setting in which learning is instantiated, mechanisms of learning specify the within-setting causal processing through which informational inputs are converted into cognitive and behavioral adjustment. </w:t>
        </w:r>
        <w:r w:rsidR="00EE1AD6">
          <w:rPr>
            <w:rFonts w:ascii="Times New Roman" w:hAnsi="Times New Roman" w:cs="Times New Roman"/>
            <w:color w:val="000000" w:themeColor="text1"/>
          </w:rPr>
          <w:t>Following Kamkhaji &amp; Radaelli (2017),  a</w:t>
        </w:r>
        <w:r w:rsidRPr="00183B0E">
          <w:rPr>
            <w:rFonts w:ascii="Times New Roman" w:hAnsi="Times New Roman" w:cs="Times New Roman"/>
            <w:color w:val="000000" w:themeColor="text1"/>
          </w:rPr>
          <w:t xml:space="preserve"> useful distinction separates </w:t>
        </w:r>
        <w:r w:rsidRPr="00042623">
          <w:rPr>
            <w:rFonts w:ascii="Times New Roman" w:hAnsi="Times New Roman" w:cs="Times New Roman"/>
            <w:i/>
            <w:iCs/>
            <w:color w:val="000000" w:themeColor="text1"/>
          </w:rPr>
          <w:t>inferential</w:t>
        </w:r>
        <w:r w:rsidRPr="00183B0E">
          <w:rPr>
            <w:rFonts w:ascii="Times New Roman" w:hAnsi="Times New Roman" w:cs="Times New Roman"/>
            <w:color w:val="000000" w:themeColor="text1"/>
          </w:rPr>
          <w:t xml:space="preserve"> and </w:t>
        </w:r>
        <w:r w:rsidRPr="00042623">
          <w:rPr>
            <w:rFonts w:ascii="Times New Roman" w:hAnsi="Times New Roman" w:cs="Times New Roman"/>
            <w:i/>
            <w:iCs/>
            <w:color w:val="000000" w:themeColor="text1"/>
          </w:rPr>
          <w:t>contingent</w:t>
        </w:r>
        <w:r w:rsidRPr="00183B0E">
          <w:rPr>
            <w:rFonts w:ascii="Times New Roman" w:hAnsi="Times New Roman" w:cs="Times New Roman"/>
            <w:color w:val="000000" w:themeColor="text1"/>
          </w:rPr>
          <w:t xml:space="preserve"> mechanisms. Inferential learning proceeds through deliberate reasoning about experience and cause–effect relations, with belief updating occurring before (or alongside) behavioral change; under acute time pressure, this mechanism often reappears ex post, when feedback allows actors to stabilize interpretations and justify what has been done. Contingent learning, by contrast, is a fast associative pathway triggered by surprise, where salient cue–outcome pairings generate rapid behavioral shifts without prior deliberation, effectively fusing cognition and action under “change-or-die” conditions; inferential processing may then return to consolidate, rationalize, or lock in the emergent trajectory.</w:t>
        </w:r>
      </w:ins>
    </w:p>
    <w:p w14:paraId="3DAEA1BC" w14:textId="23EF7571" w:rsidR="0018317B" w:rsidRPr="005077C4" w:rsidRDefault="005077C4" w:rsidP="00183B0E">
      <w:pPr>
        <w:spacing w:line="480" w:lineRule="auto"/>
        <w:ind w:firstLine="720"/>
        <w:jc w:val="both"/>
        <w:rPr>
          <w:ins w:id="813" w:author="Bishoy Zaki" w:date="2026-02-16T14:24:00Z" w16du:dateUtc="2026-02-16T13:24:00Z"/>
          <w:rFonts w:ascii="Times New Roman" w:hAnsi="Times New Roman" w:cs="Times New Roman"/>
          <w:color w:val="000000" w:themeColor="text1"/>
        </w:rPr>
      </w:pPr>
      <w:ins w:id="814" w:author="Bishoy Zaki" w:date="2026-02-16T14:24:00Z" w16du:dateUtc="2026-02-16T13:24:00Z">
        <w:r w:rsidRPr="004D41C1">
          <w:rPr>
            <w:rFonts w:ascii="Times New Roman" w:hAnsi="Times New Roman" w:cs="Times New Roman"/>
            <w:b/>
            <w:bCs/>
            <w:color w:val="000000" w:themeColor="text1"/>
          </w:rPr>
          <w:lastRenderedPageBreak/>
          <w:t>Types of learning.</w:t>
        </w:r>
        <w:r w:rsidRPr="005077C4">
          <w:rPr>
            <w:rFonts w:ascii="Times New Roman" w:hAnsi="Times New Roman" w:cs="Times New Roman"/>
            <w:color w:val="000000" w:themeColor="text1"/>
          </w:rPr>
          <w:t xml:space="preserve"> Against this backdrop, types of learning denote the objects of learning, meaning what actors learn about, or the substantive target domain in which they acquire knowledge, update understandings, or adjust beliefs and practices. The classics remain analytically useful precisely because they specify distinct objects. </w:t>
        </w:r>
        <w:r w:rsidRPr="005077C4">
          <w:rPr>
            <w:rFonts w:ascii="Times New Roman" w:hAnsi="Times New Roman" w:cs="Times New Roman"/>
            <w:i/>
            <w:iCs/>
            <w:color w:val="000000" w:themeColor="text1"/>
          </w:rPr>
          <w:t>Instrumental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come to know about policy instruments, including technical viability, effectiveness, efficiency, and calibration (Bennett &amp; Howlett, 1992). </w:t>
        </w:r>
        <w:r w:rsidRPr="005077C4">
          <w:rPr>
            <w:rFonts w:ascii="Times New Roman" w:hAnsi="Times New Roman" w:cs="Times New Roman"/>
            <w:i/>
            <w:iCs/>
            <w:color w:val="000000" w:themeColor="text1"/>
          </w:rPr>
          <w:t>Social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come to know about the social construction of policy issues and the interpretation of paradigms that organize legitimate goals and solutions (Hall, 1993). </w:t>
        </w:r>
        <w:r w:rsidRPr="005077C4">
          <w:rPr>
            <w:rFonts w:ascii="Times New Roman" w:hAnsi="Times New Roman" w:cs="Times New Roman"/>
            <w:i/>
            <w:iCs/>
            <w:color w:val="000000" w:themeColor="text1"/>
          </w:rPr>
          <w:t>Managerial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centers on implementation arrangements and administrative routines (Biegelbauer, 2016), while </w:t>
        </w:r>
        <w:r w:rsidRPr="005077C4">
          <w:rPr>
            <w:rFonts w:ascii="Times New Roman" w:hAnsi="Times New Roman" w:cs="Times New Roman"/>
            <w:i/>
            <w:iCs/>
            <w:color w:val="000000" w:themeColor="text1"/>
          </w:rPr>
          <w:t>political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focuses on what actors learn about political feasibility, coalition dynamics, and advocacy strategy (Zaki &amp; Dupont, 2023). The loop-learning tradition can be read in the same object-centered way: </w:t>
        </w:r>
        <w:r w:rsidRPr="005077C4">
          <w:rPr>
            <w:rFonts w:ascii="Times New Roman" w:hAnsi="Times New Roman" w:cs="Times New Roman"/>
            <w:i/>
            <w:iCs/>
            <w:color w:val="000000" w:themeColor="text1"/>
          </w:rPr>
          <w:t>single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the operational performance of existing routines (including instrument settings and day-to-day adjustments); </w:t>
        </w:r>
        <w:r w:rsidRPr="005077C4">
          <w:rPr>
            <w:rFonts w:ascii="Times New Roman" w:hAnsi="Times New Roman" w:cs="Times New Roman"/>
            <w:i/>
            <w:iCs/>
            <w:color w:val="000000" w:themeColor="text1"/>
          </w:rPr>
          <w:t>double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how policy is done (instrument choice, settings, and the working assumptions linking instruments to goals); and </w:t>
        </w:r>
        <w:r w:rsidRPr="005077C4">
          <w:rPr>
            <w:rFonts w:ascii="Times New Roman" w:hAnsi="Times New Roman" w:cs="Times New Roman"/>
            <w:i/>
            <w:iCs/>
            <w:color w:val="000000" w:themeColor="text1"/>
          </w:rPr>
          <w:t>triple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what policy is for and why (goals, paradigms, values, and worldviews that structure problem definitions and legitimate solutions). Beyond these, additional types sharpen the object of learning in other domains. </w:t>
        </w:r>
        <w:r w:rsidR="00FC6731">
          <w:rPr>
            <w:rFonts w:ascii="Times New Roman" w:hAnsi="Times New Roman" w:cs="Times New Roman"/>
            <w:color w:val="000000" w:themeColor="text1"/>
          </w:rPr>
          <w:t xml:space="preserve">For example, </w:t>
        </w:r>
        <w:r w:rsidRPr="005077C4">
          <w:rPr>
            <w:rFonts w:ascii="Times New Roman" w:hAnsi="Times New Roman" w:cs="Times New Roman"/>
            <w:i/>
            <w:iCs/>
            <w:color w:val="000000" w:themeColor="text1"/>
          </w:rPr>
          <w:t>Organizational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organizational routines, procedures, and viability (Schout, 2009). </w:t>
        </w:r>
        <w:r w:rsidR="00FC6731">
          <w:rPr>
            <w:rFonts w:ascii="Times New Roman" w:hAnsi="Times New Roman" w:cs="Times New Roman"/>
            <w:color w:val="000000" w:themeColor="text1"/>
          </w:rPr>
          <w:t xml:space="preserve">On the other hand, </w:t>
        </w:r>
        <w:r w:rsidRPr="005077C4">
          <w:rPr>
            <w:rFonts w:ascii="Times New Roman" w:hAnsi="Times New Roman" w:cs="Times New Roman"/>
            <w:i/>
            <w:iCs/>
            <w:color w:val="000000" w:themeColor="text1"/>
          </w:rPr>
          <w:t>Organizational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policy</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focuses on what organizations learn about mobilizing resources and capacities to shape policymaking and governance, thereby linking learning to shifts in organizational capabilities and assessments of what is feasible in practice (Zaki, 2025). </w:t>
        </w:r>
        <w:r w:rsidRPr="005077C4">
          <w:rPr>
            <w:rFonts w:ascii="Times New Roman" w:hAnsi="Times New Roman" w:cs="Times New Roman"/>
            <w:i/>
            <w:iCs/>
            <w:color w:val="000000" w:themeColor="text1"/>
          </w:rPr>
          <w:t>Governance</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learn about governance designs and arrangements, including the rules, procedures, and participation architectures through which collective action is organized (Challies et al., 2017). </w:t>
        </w:r>
        <w:r w:rsidRPr="005077C4">
          <w:rPr>
            <w:rFonts w:ascii="Times New Roman" w:hAnsi="Times New Roman" w:cs="Times New Roman"/>
            <w:i/>
            <w:iCs/>
            <w:color w:val="000000" w:themeColor="text1"/>
          </w:rPr>
          <w:t>Narrative</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learn about the policy narrative itself, including updates in the narrative configuration through which problems and solutions are represented (setting, characters, plot, and moral), and the beliefs and strategies embedded in that configuration (Shanahan et al., 2018).</w:t>
        </w:r>
      </w:ins>
    </w:p>
    <w:p w14:paraId="0A7C5FD9" w14:textId="1685567A" w:rsidR="0031314D" w:rsidRPr="0031314D" w:rsidRDefault="0031314D" w:rsidP="000262A2">
      <w:pPr>
        <w:spacing w:line="480" w:lineRule="auto"/>
        <w:ind w:firstLine="720"/>
        <w:jc w:val="both"/>
        <w:rPr>
          <w:ins w:id="815" w:author="Bishoy Zaki" w:date="2026-02-16T14:24:00Z" w16du:dateUtc="2026-02-16T13:24:00Z"/>
          <w:rFonts w:ascii="Times New Roman" w:hAnsi="Times New Roman" w:cs="Times New Roman"/>
          <w:color w:val="000000" w:themeColor="text1"/>
        </w:rPr>
      </w:pPr>
      <w:ins w:id="816" w:author="Bishoy Zaki" w:date="2026-02-16T14:24:00Z" w16du:dateUtc="2026-02-16T13:24:00Z">
        <w:r w:rsidRPr="0031314D">
          <w:rPr>
            <w:rFonts w:ascii="Times New Roman" w:hAnsi="Times New Roman" w:cs="Times New Roman"/>
            <w:b/>
            <w:bCs/>
            <w:color w:val="000000" w:themeColor="text1"/>
          </w:rPr>
          <w:lastRenderedPageBreak/>
          <w:t>Outcomes of learning.</w:t>
        </w:r>
        <w:r w:rsidRPr="0031314D">
          <w:rPr>
            <w:rFonts w:ascii="Times New Roman" w:hAnsi="Times New Roman" w:cs="Times New Roman"/>
            <w:color w:val="000000" w:themeColor="text1"/>
          </w:rPr>
          <w:t xml:space="preserve"> With forms, modes, mechanisms, and types specified, the final step is to clarify what learning </w:t>
        </w:r>
        <w:r w:rsidRPr="0031314D">
          <w:rPr>
            <w:rFonts w:ascii="Times New Roman" w:hAnsi="Times New Roman" w:cs="Times New Roman"/>
            <w:i/>
            <w:iCs/>
            <w:color w:val="000000" w:themeColor="text1"/>
          </w:rPr>
          <w:t>produces</w:t>
        </w:r>
        <w:r w:rsidRPr="0031314D">
          <w:rPr>
            <w:rFonts w:ascii="Times New Roman" w:hAnsi="Times New Roman" w:cs="Times New Roman"/>
            <w:color w:val="000000" w:themeColor="text1"/>
          </w:rPr>
          <w:t xml:space="preserve">. Fundamentally, policy learning yields two broad sets of </w:t>
        </w:r>
        <w:r w:rsidR="009F56A6">
          <w:rPr>
            <w:rFonts w:ascii="Times New Roman" w:hAnsi="Times New Roman" w:cs="Times New Roman"/>
            <w:color w:val="000000" w:themeColor="text1"/>
          </w:rPr>
          <w:t>outcomes</w:t>
        </w:r>
        <w:r w:rsidRPr="0031314D">
          <w:rPr>
            <w:rFonts w:ascii="Times New Roman" w:hAnsi="Times New Roman" w:cs="Times New Roman"/>
            <w:color w:val="000000" w:themeColor="text1"/>
          </w:rPr>
          <w:t xml:space="preserve">: </w:t>
        </w:r>
        <w:r w:rsidRPr="0031314D">
          <w:rPr>
            <w:rFonts w:ascii="Times New Roman" w:hAnsi="Times New Roman" w:cs="Times New Roman"/>
            <w:i/>
            <w:iCs/>
            <w:color w:val="000000" w:themeColor="text1"/>
          </w:rPr>
          <w:t>cognitive</w:t>
        </w:r>
        <w:r w:rsidRPr="0031314D">
          <w:rPr>
            <w:rFonts w:ascii="Times New Roman" w:hAnsi="Times New Roman" w:cs="Times New Roman"/>
            <w:color w:val="000000" w:themeColor="text1"/>
          </w:rPr>
          <w:t xml:space="preserve"> and </w:t>
        </w:r>
        <w:r w:rsidRPr="0031314D">
          <w:rPr>
            <w:rFonts w:ascii="Times New Roman" w:hAnsi="Times New Roman" w:cs="Times New Roman"/>
            <w:i/>
            <w:iCs/>
            <w:color w:val="000000" w:themeColor="text1"/>
          </w:rPr>
          <w:t>behavioral</w:t>
        </w:r>
        <w:r w:rsidRPr="0031314D">
          <w:rPr>
            <w:rFonts w:ascii="Times New Roman" w:hAnsi="Times New Roman" w:cs="Times New Roman"/>
            <w:color w:val="000000" w:themeColor="text1"/>
          </w:rPr>
          <w:t xml:space="preserve">. </w:t>
        </w:r>
        <w:r w:rsidRPr="0031314D">
          <w:rPr>
            <w:rFonts w:ascii="Times New Roman" w:hAnsi="Times New Roman" w:cs="Times New Roman"/>
            <w:i/>
            <w:iCs/>
            <w:color w:val="000000" w:themeColor="text1"/>
          </w:rPr>
          <w:t>Cognitive</w:t>
        </w:r>
        <w:r w:rsidRPr="0031314D">
          <w:rPr>
            <w:rFonts w:ascii="Times New Roman" w:hAnsi="Times New Roman" w:cs="Times New Roman"/>
            <w:color w:val="000000" w:themeColor="text1"/>
          </w:rPr>
          <w:t xml:space="preserve"> products concern changes in understandings and beliefs, whether confirmatory or disconfirmatory, while </w:t>
        </w:r>
        <w:r w:rsidRPr="0031314D">
          <w:rPr>
            <w:rFonts w:ascii="Times New Roman" w:hAnsi="Times New Roman" w:cs="Times New Roman"/>
            <w:i/>
            <w:iCs/>
            <w:color w:val="000000" w:themeColor="text1"/>
          </w:rPr>
          <w:t>behavioral</w:t>
        </w:r>
        <w:r w:rsidRPr="0031314D">
          <w:rPr>
            <w:rFonts w:ascii="Times New Roman" w:hAnsi="Times New Roman" w:cs="Times New Roman"/>
            <w:color w:val="000000" w:themeColor="text1"/>
          </w:rPr>
          <w:t xml:space="preserve"> products concern changes in action and practice, including policy change </w:t>
        </w:r>
        <w:r w:rsidRPr="0031314D">
          <w:rPr>
            <w:rFonts w:ascii="Times New Roman" w:hAnsi="Times New Roman" w:cs="Times New Roman"/>
            <w:i/>
            <w:iCs/>
            <w:color w:val="000000" w:themeColor="text1"/>
          </w:rPr>
          <w:t>or</w:t>
        </w:r>
        <w:r w:rsidRPr="0031314D">
          <w:rPr>
            <w:rFonts w:ascii="Times New Roman" w:hAnsi="Times New Roman" w:cs="Times New Roman"/>
            <w:color w:val="000000" w:themeColor="text1"/>
          </w:rPr>
          <w:t xml:space="preserve"> policy stability, as well as shifts in political advocacy strategies and tactics (Heikkila &amp; Gerlak, 2013; Zaki &amp; Dupont, 2023). In these terms, a learning outcome can be understood as any change in a policy process, policy, institution, or actor behavior that can be plausibly linked to a learning process, even if empirically demonstrating causal influence remains difficult (Radaelli, 2009; Zaki &amp; Radaelli, 2024). Cognitively, learning may update policy beliefs (the lenses through which actors interpret problems and instrument effects, including fundamental values and policy-relevant ideas) without necessarily shifting policy preferences (actors’ goals and evaluative stances in a given context). Learning is therefore “consistent” when preferences are brought into alignment with updated beliefs, which helps explain why observable belief change does not always translate into immediate behavioral change (Plümer, 2024). Behaviorally, the magnitude of change associated with learning is often captured through Hall’s (1993) three “orders” of change: first-order change calibrates existing instrument settings while leaving instruments and overarching goals intact; second-order change alters the instruments (and their settings) while keeping the hierarchy of goals largely stable; and third-order change denotes a paradigm shift involving simultaneous change in settings, instruments, and goals, typically accompanied by a redefinition of policy discourse (Hall, 1993). Finally, learning should not be equated with change by default: it can also contribute to stability and confirmation by reinforcing policy-related beliefs and sustaining existing policy choices, as highlighted in advocacy coalition research and institutionalist accounts (Weible, Olofsson, &amp; Heikkila, 2023; Migone, Howlett, &amp; Howlett, 2024).</w:t>
        </w:r>
      </w:ins>
    </w:p>
    <w:p w14:paraId="233EE5DD" w14:textId="77777777" w:rsidR="00486913" w:rsidRPr="00233F8E" w:rsidRDefault="00266379">
      <w:pPr>
        <w:rPr>
          <w:rFonts w:ascii="Times New Roman" w:hAnsi="Times New Roman"/>
          <w:b/>
          <w:color w:val="000000" w:themeColor="text1"/>
          <w:rPrChange w:id="817" w:author="Bishoy Zaki" w:date="2026-02-16T14:24:00Z" w16du:dateUtc="2026-02-16T13:24:00Z">
            <w:rPr>
              <w:rFonts w:ascii="Times New Roman" w:hAnsi="Times New Roman"/>
              <w:color w:val="000000" w:themeColor="text1"/>
            </w:rPr>
          </w:rPrChange>
        </w:rPr>
      </w:pPr>
      <w:bookmarkStart w:id="818" w:name="conclusion"/>
      <w:bookmarkEnd w:id="330"/>
      <w:bookmarkEnd w:id="700"/>
      <w:r w:rsidRPr="00233F8E">
        <w:rPr>
          <w:rFonts w:ascii="Times New Roman" w:hAnsi="Times New Roman"/>
          <w:b/>
          <w:color w:val="000000" w:themeColor="text1"/>
          <w:rPrChange w:id="819" w:author="Bishoy Zaki" w:date="2026-02-16T14:24:00Z" w16du:dateUtc="2026-02-16T13:24:00Z">
            <w:rPr>
              <w:rFonts w:ascii="Times New Roman" w:hAnsi="Times New Roman"/>
              <w:color w:val="000000" w:themeColor="text1"/>
            </w:rPr>
          </w:rPrChange>
        </w:rPr>
        <w:t>2.3 Conclusion</w:t>
      </w:r>
    </w:p>
    <w:p w14:paraId="03BAA4D1" w14:textId="77777777" w:rsidR="00D15594" w:rsidRDefault="00266379" w:rsidP="00D15594">
      <w:pPr>
        <w:spacing w:line="480" w:lineRule="auto"/>
        <w:ind w:firstLine="720"/>
        <w:jc w:val="both"/>
        <w:rPr>
          <w:ins w:id="820"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The above review of the vibrant policy learning literature above shows a landscape sprawling with a wide range of ontologies and conceptual and theoretical approaches that continuously grow based on </w:t>
      </w:r>
      <w:r w:rsidRPr="0055433B">
        <w:rPr>
          <w:rFonts w:ascii="Times New Roman" w:hAnsi="Times New Roman" w:cs="Times New Roman"/>
          <w:color w:val="000000" w:themeColor="text1"/>
        </w:rPr>
        <w:lastRenderedPageBreak/>
        <w:t xml:space="preserve">empirical analyses across a wide range of policy domains. While this literature continues to provide insights into policy processes and outcomes, the persistent issue of how learning occurs at the micro foundational level and aggregates across the micro, meso, and macro levels, from individuals to collectives, remains scarcely theorized and challenging to address (Dunlop &amp; Radaelli, 2017; Jones, 2017). </w:t>
      </w:r>
      <w:del w:id="821" w:author="Bishoy Zaki" w:date="2026-02-16T14:24:00Z" w16du:dateUtc="2026-02-16T13:24:00Z">
        <w:r w:rsidR="001B54B5" w:rsidRPr="00EE26F4">
          <w:rPr>
            <w:rFonts w:ascii="Times New Roman" w:hAnsi="Times New Roman" w:cs="Times New Roman"/>
            <w:color w:val="000000" w:themeColor="text1"/>
          </w:rPr>
          <w:delText>In the next chapter of this Element, we turn our attention to this issue and outline a coherent theoretical approach to understanding the micro-foundations of learning and its aggregation across multiple levels of analysis. At the root of the policy learning model we develop is how information is processed through filters derived from belief systems. We argue that the learning through information processing approach is present at the micro, meso, and macro levels with the same underlying dynamics at each level.</w:delText>
        </w:r>
      </w:del>
    </w:p>
    <w:p w14:paraId="46449AA7" w14:textId="45EAF64F" w:rsidR="000226D8" w:rsidRPr="000226D8" w:rsidRDefault="000226D8" w:rsidP="00497649">
      <w:pPr>
        <w:spacing w:line="480" w:lineRule="auto"/>
        <w:ind w:firstLine="720"/>
        <w:jc w:val="both"/>
        <w:rPr>
          <w:ins w:id="822" w:author="Bishoy Zaki" w:date="2026-02-16T14:24:00Z" w16du:dateUtc="2026-02-16T13:24:00Z"/>
          <w:rFonts w:ascii="Times New Roman" w:hAnsi="Times New Roman" w:cs="Times New Roman"/>
          <w:color w:val="000000" w:themeColor="text1"/>
        </w:rPr>
      </w:pPr>
      <w:ins w:id="823" w:author="Bishoy Zaki" w:date="2026-02-16T14:24:00Z" w16du:dateUtc="2026-02-16T13:24:00Z">
        <w:r w:rsidRPr="000226D8">
          <w:rPr>
            <w:rFonts w:ascii="Times New Roman" w:hAnsi="Times New Roman" w:cs="Times New Roman"/>
            <w:color w:val="000000" w:themeColor="text1"/>
          </w:rPr>
          <w:t>This chapter</w:t>
        </w:r>
        <w:r w:rsidR="00F638CD">
          <w:rPr>
            <w:rFonts w:ascii="Times New Roman" w:hAnsi="Times New Roman" w:cs="Times New Roman"/>
            <w:color w:val="000000" w:themeColor="text1"/>
          </w:rPr>
          <w:t xml:space="preserve"> illustrates </w:t>
        </w:r>
        <w:r w:rsidRPr="000226D8">
          <w:rPr>
            <w:rFonts w:ascii="Times New Roman" w:hAnsi="Times New Roman" w:cs="Times New Roman"/>
            <w:color w:val="000000" w:themeColor="text1"/>
          </w:rPr>
          <w:t>why policy learning is simultaneously a generative research program and a conceptually crowded field: it travels across levels and traditions, and it is described through multiple descriptor families that do not always align cleanly. Yet this mapping also clarifies what remains undertheorized in much learning scholarship, namely the micro-foundational logic through which learning is produced rather than merely inferred from outcomes. If learning is fundamentally about updating beliefs and understandings in relation to policy problems, then explanation ultimately requires a defensible account of how policy-relevant information is encountered, selected, weighted, and reconciled with priors under cognitive and institutional constraints. Chapter 3 takes up this hinge point directly by developing a model of learning through information processing, thereby connecting the field’s conceptual richness to clearer causal mechanisms that can travel across micro and meso levels and support more cumulative inference.</w:t>
        </w:r>
      </w:ins>
    </w:p>
    <w:p w14:paraId="79F22462" w14:textId="77777777" w:rsidR="00EF374B" w:rsidRDefault="00EF374B" w:rsidP="00D15594">
      <w:pPr>
        <w:spacing w:line="480" w:lineRule="auto"/>
        <w:jc w:val="both"/>
        <w:rPr>
          <w:ins w:id="824" w:author="Bishoy Zaki" w:date="2026-02-16T14:24:00Z" w16du:dateUtc="2026-02-16T13:24:00Z"/>
          <w:rFonts w:ascii="Times New Roman" w:hAnsi="Times New Roman" w:cs="Times New Roman"/>
          <w:color w:val="000000" w:themeColor="text1"/>
        </w:rPr>
      </w:pPr>
    </w:p>
    <w:p w14:paraId="7B518C6D" w14:textId="77777777" w:rsidR="00EF374B" w:rsidRDefault="00EF374B" w:rsidP="00D15594">
      <w:pPr>
        <w:spacing w:line="480" w:lineRule="auto"/>
        <w:jc w:val="both"/>
        <w:rPr>
          <w:ins w:id="825" w:author="Bishoy Zaki" w:date="2026-02-16T14:24:00Z" w16du:dateUtc="2026-02-16T13:24:00Z"/>
          <w:rFonts w:ascii="Times New Roman" w:hAnsi="Times New Roman" w:cs="Times New Roman"/>
          <w:color w:val="000000" w:themeColor="text1"/>
        </w:rPr>
      </w:pPr>
    </w:p>
    <w:p w14:paraId="27713FE1" w14:textId="77777777" w:rsidR="00EF374B" w:rsidRDefault="00EF374B" w:rsidP="00D15594">
      <w:pPr>
        <w:spacing w:line="480" w:lineRule="auto"/>
        <w:jc w:val="both"/>
        <w:rPr>
          <w:ins w:id="826" w:author="Bishoy Zaki" w:date="2026-02-16T14:24:00Z" w16du:dateUtc="2026-02-16T13:24:00Z"/>
          <w:rFonts w:ascii="Times New Roman" w:hAnsi="Times New Roman" w:cs="Times New Roman"/>
          <w:color w:val="000000" w:themeColor="text1"/>
        </w:rPr>
      </w:pPr>
    </w:p>
    <w:p w14:paraId="15C2A727" w14:textId="77777777" w:rsidR="00374416" w:rsidRDefault="00374416" w:rsidP="00D15594">
      <w:pPr>
        <w:spacing w:line="480" w:lineRule="auto"/>
        <w:jc w:val="both"/>
        <w:rPr>
          <w:ins w:id="827" w:author="Bishoy Zaki" w:date="2026-02-16T14:24:00Z" w16du:dateUtc="2026-02-16T13:24:00Z"/>
          <w:rFonts w:ascii="Times New Roman" w:hAnsi="Times New Roman" w:cs="Times New Roman"/>
          <w:color w:val="000000" w:themeColor="text1"/>
        </w:rPr>
      </w:pPr>
    </w:p>
    <w:p w14:paraId="18BAA60D" w14:textId="77777777" w:rsidR="00374416" w:rsidRDefault="00374416" w:rsidP="00D15594">
      <w:pPr>
        <w:spacing w:line="480" w:lineRule="auto"/>
        <w:jc w:val="both"/>
        <w:rPr>
          <w:ins w:id="828" w:author="Bishoy Zaki" w:date="2026-02-16T14:24:00Z" w16du:dateUtc="2026-02-16T13:24:00Z"/>
          <w:rFonts w:ascii="Times New Roman" w:hAnsi="Times New Roman" w:cs="Times New Roman"/>
          <w:color w:val="000000" w:themeColor="text1"/>
        </w:rPr>
      </w:pPr>
    </w:p>
    <w:p w14:paraId="2FB75C96" w14:textId="77777777" w:rsidR="00374416" w:rsidRDefault="00374416">
      <w:pPr>
        <w:spacing w:line="480" w:lineRule="auto"/>
        <w:jc w:val="both"/>
        <w:rPr>
          <w:rFonts w:ascii="Times New Roman" w:hAnsi="Times New Roman" w:cs="Times New Roman"/>
          <w:color w:val="000000" w:themeColor="text1"/>
        </w:rPr>
        <w:pPrChange w:id="829" w:author="Bishoy Zaki" w:date="2026-02-16T14:24:00Z" w16du:dateUtc="2026-02-16T13:24:00Z">
          <w:pPr/>
        </w:pPrChange>
      </w:pPr>
    </w:p>
    <w:p w14:paraId="233EE5DF" w14:textId="77777777" w:rsidR="00486913" w:rsidRPr="00E635F4" w:rsidRDefault="00266379">
      <w:pPr>
        <w:pStyle w:val="Heading1"/>
        <w:rPr>
          <w:rFonts w:ascii="Times New Roman" w:hAnsi="Times New Roman"/>
          <w:b/>
          <w:color w:val="000000" w:themeColor="text1"/>
          <w:lang w:val="en-GB"/>
          <w:rPrChange w:id="830" w:author="Bishoy Zaki" w:date="2026-02-16T14:24:00Z" w16du:dateUtc="2026-02-16T13:24:00Z">
            <w:rPr>
              <w:rFonts w:ascii="Times New Roman" w:hAnsi="Times New Roman"/>
              <w:color w:val="000000" w:themeColor="text1"/>
            </w:rPr>
          </w:rPrChange>
        </w:rPr>
      </w:pPr>
      <w:bookmarkStart w:id="831" w:name="_Toc220404598"/>
      <w:bookmarkStart w:id="832" w:name="X95fe8a89bfd87957c91f51269b452aec16443ec"/>
      <w:bookmarkEnd w:id="128"/>
      <w:bookmarkEnd w:id="818"/>
      <w:r w:rsidRPr="00E635F4">
        <w:rPr>
          <w:rFonts w:ascii="Times New Roman" w:hAnsi="Times New Roman"/>
          <w:b/>
          <w:color w:val="000000" w:themeColor="text1"/>
          <w:lang w:val="en-GB"/>
          <w:rPrChange w:id="833" w:author="Bishoy Zaki" w:date="2026-02-16T14:24:00Z" w16du:dateUtc="2026-02-16T13:24:00Z">
            <w:rPr>
              <w:rFonts w:ascii="Times New Roman" w:hAnsi="Times New Roman"/>
              <w:color w:val="000000" w:themeColor="text1"/>
            </w:rPr>
          </w:rPrChange>
        </w:rPr>
        <w:t>3. A Model of Policy Learning through Information Processing</w:t>
      </w:r>
      <w:bookmarkEnd w:id="831"/>
    </w:p>
    <w:p w14:paraId="233EE5E0" w14:textId="77777777" w:rsidR="00486913" w:rsidRPr="00591342" w:rsidRDefault="00266379">
      <w:pPr>
        <w:rPr>
          <w:rFonts w:ascii="Times New Roman" w:hAnsi="Times New Roman"/>
          <w:b/>
          <w:color w:val="000000" w:themeColor="text1"/>
          <w:sz w:val="28"/>
          <w:rPrChange w:id="834" w:author="Bishoy Zaki" w:date="2026-02-16T14:24:00Z" w16du:dateUtc="2026-02-16T13:24:00Z">
            <w:rPr>
              <w:rFonts w:ascii="Times New Roman" w:hAnsi="Times New Roman"/>
              <w:color w:val="000000" w:themeColor="text1"/>
            </w:rPr>
          </w:rPrChange>
        </w:rPr>
      </w:pPr>
      <w:bookmarkStart w:id="835" w:name="introduction-2"/>
      <w:r w:rsidRPr="00591342">
        <w:rPr>
          <w:rFonts w:ascii="Times New Roman" w:hAnsi="Times New Roman"/>
          <w:b/>
          <w:color w:val="000000" w:themeColor="text1"/>
          <w:sz w:val="28"/>
          <w:rPrChange w:id="836" w:author="Bishoy Zaki" w:date="2026-02-16T14:24:00Z" w16du:dateUtc="2026-02-16T13:24:00Z">
            <w:rPr>
              <w:rFonts w:ascii="Times New Roman" w:hAnsi="Times New Roman"/>
              <w:color w:val="000000" w:themeColor="text1"/>
            </w:rPr>
          </w:rPrChange>
        </w:rPr>
        <w:t>3.1 Introduction</w:t>
      </w:r>
    </w:p>
    <w:p w14:paraId="233EE5E1" w14:textId="77777777" w:rsidR="00486913" w:rsidRPr="0055433B" w:rsidRDefault="00266379">
      <w:pPr>
        <w:spacing w:line="480" w:lineRule="auto"/>
        <w:ind w:firstLine="720"/>
        <w:jc w:val="both"/>
        <w:rPr>
          <w:rFonts w:ascii="Times New Roman" w:hAnsi="Times New Roman" w:cs="Times New Roman"/>
          <w:color w:val="000000" w:themeColor="text1"/>
        </w:rPr>
        <w:pPrChange w:id="837" w:author="Bishoy Zaki" w:date="2026-02-16T14:24:00Z" w16du:dateUtc="2026-02-16T13:24:00Z">
          <w:pPr/>
        </w:pPrChange>
      </w:pPr>
      <w:r w:rsidRPr="0055433B">
        <w:rPr>
          <w:rFonts w:ascii="Times New Roman" w:hAnsi="Times New Roman" w:cs="Times New Roman"/>
          <w:color w:val="000000" w:themeColor="text1"/>
        </w:rPr>
        <w:t>Policy actors and institutions generally have a wide array of information available about potential problems, policy alternatives, and political factors. All of this available information has the potential to contribute to policy learning. Yet, actors and institutions are not able to effectively process all of the available information. Therefore, learning is based on what bits of information receive attention and how that information is processed through the belief systems of policy actors and the institutional structures of the policymaking system.</w:t>
      </w:r>
    </w:p>
    <w:p w14:paraId="7A0EECC4" w14:textId="77777777" w:rsidR="00EB5F86" w:rsidRDefault="00EB5F86" w:rsidP="00EB5F86">
      <w:pPr>
        <w:spacing w:line="480" w:lineRule="auto"/>
        <w:ind w:firstLine="720"/>
        <w:jc w:val="lowKashida"/>
        <w:rPr>
          <w:ins w:id="838" w:author="Bishoy Zaki" w:date="2026-02-16T14:24:00Z" w16du:dateUtc="2026-02-16T13:24:00Z"/>
          <w:rFonts w:ascii="Times New Roman" w:hAnsi="Times New Roman" w:cs="Times New Roman"/>
          <w:color w:val="000000" w:themeColor="text1"/>
        </w:rPr>
      </w:pPr>
      <w:bookmarkStart w:id="839" w:name="belief-systems-and-learning"/>
      <w:bookmarkEnd w:id="835"/>
      <w:r w:rsidRPr="00EB5F86">
        <w:rPr>
          <w:rFonts w:ascii="Times New Roman" w:hAnsi="Times New Roman" w:cs="Times New Roman"/>
          <w:color w:val="000000" w:themeColor="text1"/>
        </w:rPr>
        <w:t xml:space="preserve">In this chapter, we develop a model of </w:t>
      </w:r>
      <w:del w:id="840" w:author="Bishoy Zaki" w:date="2026-02-16T14:24:00Z" w16du:dateUtc="2026-02-16T13:24:00Z">
        <w:r w:rsidR="001B54B5" w:rsidRPr="00EE26F4">
          <w:rPr>
            <w:rFonts w:ascii="Times New Roman" w:hAnsi="Times New Roman" w:cs="Times New Roman"/>
            <w:color w:val="000000" w:themeColor="text1"/>
          </w:rPr>
          <w:delText xml:space="preserve">information processing and </w:delText>
        </w:r>
      </w:del>
      <w:r w:rsidRPr="00EB5F86">
        <w:rPr>
          <w:rFonts w:ascii="Times New Roman" w:hAnsi="Times New Roman" w:cs="Times New Roman"/>
          <w:color w:val="000000" w:themeColor="text1"/>
        </w:rPr>
        <w:t>policy learning</w:t>
      </w:r>
      <w:del w:id="841" w:author="Bishoy Zaki" w:date="2026-02-16T14:24:00Z" w16du:dateUtc="2026-02-16T13:24:00Z">
        <w:r w:rsidR="001B54B5" w:rsidRPr="00EE26F4">
          <w:rPr>
            <w:rFonts w:ascii="Times New Roman" w:hAnsi="Times New Roman" w:cs="Times New Roman"/>
            <w:color w:val="000000" w:themeColor="text1"/>
          </w:rPr>
          <w:delText>. Drawing from</w:delText>
        </w:r>
      </w:del>
      <w:ins w:id="842" w:author="Bishoy Zaki" w:date="2026-02-16T14:24:00Z" w16du:dateUtc="2026-02-16T13:24:00Z">
        <w:r w:rsidRPr="00EB5F86">
          <w:rPr>
            <w:rFonts w:ascii="Times New Roman" w:hAnsi="Times New Roman" w:cs="Times New Roman"/>
            <w:color w:val="000000" w:themeColor="text1"/>
          </w:rPr>
          <w:t xml:space="preserve"> through information processing. Building on</w:t>
        </w:r>
      </w:ins>
      <w:r w:rsidRPr="00EB5F86">
        <w:rPr>
          <w:rFonts w:ascii="Times New Roman" w:hAnsi="Times New Roman" w:cs="Times New Roman"/>
          <w:color w:val="000000" w:themeColor="text1"/>
        </w:rPr>
        <w:t xml:space="preserve"> the Advocacy Coalition Framework’s </w:t>
      </w:r>
      <w:del w:id="843" w:author="Bishoy Zaki" w:date="2026-02-16T14:24:00Z" w16du:dateUtc="2026-02-16T13:24:00Z">
        <w:r w:rsidR="001B54B5" w:rsidRPr="00EE26F4">
          <w:rPr>
            <w:rFonts w:ascii="Times New Roman" w:hAnsi="Times New Roman" w:cs="Times New Roman"/>
            <w:color w:val="000000" w:themeColor="text1"/>
          </w:rPr>
          <w:delText xml:space="preserve">(ACF) notion of </w:delText>
        </w:r>
      </w:del>
      <w:ins w:id="844" w:author="Bishoy Zaki" w:date="2026-02-16T14:24:00Z" w16du:dateUtc="2026-02-16T13:24:00Z">
        <w:r w:rsidRPr="00EB5F86">
          <w:rPr>
            <w:rFonts w:ascii="Times New Roman" w:hAnsi="Times New Roman" w:cs="Times New Roman"/>
            <w:color w:val="000000" w:themeColor="text1"/>
          </w:rPr>
          <w:t xml:space="preserve">emphasis on </w:t>
        </w:r>
      </w:ins>
      <w:r w:rsidRPr="00EB5F86">
        <w:rPr>
          <w:rFonts w:ascii="Times New Roman" w:hAnsi="Times New Roman" w:cs="Times New Roman"/>
          <w:color w:val="000000" w:themeColor="text1"/>
        </w:rPr>
        <w:t xml:space="preserve">policy-oriented learning, </w:t>
      </w:r>
      <w:del w:id="845" w:author="Bishoy Zaki" w:date="2026-02-16T14:24:00Z" w16du:dateUtc="2026-02-16T13:24:00Z">
        <w:r w:rsidR="001B54B5" w:rsidRPr="00EE26F4">
          <w:rPr>
            <w:rFonts w:ascii="Times New Roman" w:hAnsi="Times New Roman" w:cs="Times New Roman"/>
            <w:color w:val="000000" w:themeColor="text1"/>
          </w:rPr>
          <w:delText>the model of learning through information processing has</w:delText>
        </w:r>
      </w:del>
      <w:ins w:id="846" w:author="Bishoy Zaki" w:date="2026-02-16T14:24:00Z" w16du:dateUtc="2026-02-16T13:24:00Z">
        <w:r w:rsidRPr="00EB5F86">
          <w:rPr>
            <w:rFonts w:ascii="Times New Roman" w:hAnsi="Times New Roman" w:cs="Times New Roman"/>
            <w:color w:val="000000" w:themeColor="text1"/>
          </w:rPr>
          <w:t>we place</w:t>
        </w:r>
      </w:ins>
      <w:r w:rsidRPr="00EB5F86">
        <w:rPr>
          <w:rFonts w:ascii="Times New Roman" w:hAnsi="Times New Roman" w:cs="Times New Roman"/>
          <w:color w:val="000000" w:themeColor="text1"/>
        </w:rPr>
        <w:t xml:space="preserve"> beliefs and belief systems at </w:t>
      </w:r>
      <w:del w:id="847" w:author="Bishoy Zaki" w:date="2026-02-16T14:24:00Z" w16du:dateUtc="2026-02-16T13:24:00Z">
        <w:r w:rsidR="001B54B5" w:rsidRPr="00EE26F4">
          <w:rPr>
            <w:rFonts w:ascii="Times New Roman" w:hAnsi="Times New Roman" w:cs="Times New Roman"/>
            <w:color w:val="000000" w:themeColor="text1"/>
          </w:rPr>
          <w:delText>its</w:delText>
        </w:r>
      </w:del>
      <w:ins w:id="848" w:author="Bishoy Zaki" w:date="2026-02-16T14:24:00Z" w16du:dateUtc="2026-02-16T13:24:00Z">
        <w:r w:rsidRPr="00EB5F86">
          <w:rPr>
            <w:rFonts w:ascii="Times New Roman" w:hAnsi="Times New Roman" w:cs="Times New Roman"/>
            <w:color w:val="000000" w:themeColor="text1"/>
          </w:rPr>
          <w:t>the</w:t>
        </w:r>
      </w:ins>
      <w:r w:rsidRPr="00EB5F86">
        <w:rPr>
          <w:rFonts w:ascii="Times New Roman" w:hAnsi="Times New Roman" w:cs="Times New Roman"/>
          <w:color w:val="000000" w:themeColor="text1"/>
        </w:rPr>
        <w:t xml:space="preserve"> foundation</w:t>
      </w:r>
      <w:del w:id="849" w:author="Bishoy Zaki" w:date="2026-02-16T14:24:00Z" w16du:dateUtc="2026-02-16T13:24:00Z">
        <w:r w:rsidR="001B54B5" w:rsidRPr="00EE26F4">
          <w:rPr>
            <w:rFonts w:ascii="Times New Roman" w:hAnsi="Times New Roman" w:cs="Times New Roman"/>
            <w:color w:val="000000" w:themeColor="text1"/>
          </w:rPr>
          <w:delText>, as beliefs shape</w:delText>
        </w:r>
      </w:del>
      <w:ins w:id="850" w:author="Bishoy Zaki" w:date="2026-02-16T14:24:00Z" w16du:dateUtc="2026-02-16T13:24:00Z">
        <w:r w:rsidRPr="00EB5F86">
          <w:rPr>
            <w:rFonts w:ascii="Times New Roman" w:hAnsi="Times New Roman" w:cs="Times New Roman"/>
            <w:color w:val="000000" w:themeColor="text1"/>
          </w:rPr>
          <w:t xml:space="preserve"> of the model, since they structure</w:t>
        </w:r>
      </w:ins>
      <w:r w:rsidRPr="00EB5F86">
        <w:rPr>
          <w:rFonts w:ascii="Times New Roman" w:hAnsi="Times New Roman" w:cs="Times New Roman"/>
          <w:color w:val="000000" w:themeColor="text1"/>
        </w:rPr>
        <w:t xml:space="preserve"> how </w:t>
      </w:r>
      <w:del w:id="851" w:author="Bishoy Zaki" w:date="2026-02-16T14:24:00Z" w16du:dateUtc="2026-02-16T13:24:00Z">
        <w:r w:rsidR="001B54B5" w:rsidRPr="00EE26F4">
          <w:rPr>
            <w:rFonts w:ascii="Times New Roman" w:hAnsi="Times New Roman" w:cs="Times New Roman"/>
            <w:color w:val="000000" w:themeColor="text1"/>
          </w:rPr>
          <w:delText>information is processed.</w:delText>
        </w:r>
      </w:del>
      <w:ins w:id="852" w:author="Bishoy Zaki" w:date="2026-02-16T14:24:00Z" w16du:dateUtc="2026-02-16T13:24:00Z">
        <w:r w:rsidRPr="00EB5F86">
          <w:rPr>
            <w:rFonts w:ascii="Times New Roman" w:hAnsi="Times New Roman" w:cs="Times New Roman"/>
            <w:color w:val="000000" w:themeColor="text1"/>
          </w:rPr>
          <w:t>policy actors attend to, interpret, and weight incoming information (Sabatier &amp; Jenkins-Smith, 1993).</w:t>
        </w:r>
      </w:ins>
      <w:r w:rsidRPr="00EB5F86">
        <w:rPr>
          <w:rFonts w:ascii="Times New Roman" w:hAnsi="Times New Roman" w:cs="Times New Roman"/>
          <w:color w:val="000000" w:themeColor="text1"/>
        </w:rPr>
        <w:t xml:space="preserve"> In brief, </w:t>
      </w:r>
      <w:del w:id="853" w:author="Bishoy Zaki" w:date="2026-02-16T14:24:00Z" w16du:dateUtc="2026-02-16T13:24:00Z">
        <w:r w:rsidR="001B54B5" w:rsidRPr="00EE26F4">
          <w:rPr>
            <w:rFonts w:ascii="Times New Roman" w:hAnsi="Times New Roman" w:cs="Times New Roman"/>
            <w:color w:val="000000" w:themeColor="text1"/>
          </w:rPr>
          <w:delText xml:space="preserve">policy </w:delText>
        </w:r>
      </w:del>
      <w:r w:rsidRPr="00EB5F86">
        <w:rPr>
          <w:rFonts w:ascii="Times New Roman" w:hAnsi="Times New Roman" w:cs="Times New Roman"/>
          <w:color w:val="000000" w:themeColor="text1"/>
        </w:rPr>
        <w:t xml:space="preserve">learning </w:t>
      </w:r>
      <w:ins w:id="854" w:author="Bishoy Zaki" w:date="2026-02-16T14:24:00Z" w16du:dateUtc="2026-02-16T13:24:00Z">
        <w:r w:rsidRPr="00EB5F86">
          <w:rPr>
            <w:rFonts w:ascii="Times New Roman" w:hAnsi="Times New Roman" w:cs="Times New Roman"/>
            <w:color w:val="000000" w:themeColor="text1"/>
          </w:rPr>
          <w:t xml:space="preserve">occurs </w:t>
        </w:r>
      </w:ins>
      <w:r w:rsidRPr="00EB5F86">
        <w:rPr>
          <w:rFonts w:ascii="Times New Roman" w:hAnsi="Times New Roman" w:cs="Times New Roman"/>
          <w:color w:val="000000" w:themeColor="text1"/>
        </w:rPr>
        <w:t xml:space="preserve">through </w:t>
      </w:r>
      <w:ins w:id="855" w:author="Bishoy Zaki" w:date="2026-02-16T14:24:00Z" w16du:dateUtc="2026-02-16T13:24:00Z">
        <w:r w:rsidRPr="00EB5F86">
          <w:rPr>
            <w:rFonts w:ascii="Times New Roman" w:hAnsi="Times New Roman" w:cs="Times New Roman"/>
            <w:color w:val="000000" w:themeColor="text1"/>
          </w:rPr>
          <w:t xml:space="preserve">selective attention to information signals and the reconciliation of those signals with prior beliefs. The model conceptualizes this reconciliation explicitly by treating beliefs as structured priors that organize attention and interpretation, and by treating policy-relevant </w:t>
        </w:r>
      </w:ins>
      <w:r w:rsidRPr="00EB5F86">
        <w:rPr>
          <w:rFonts w:ascii="Times New Roman" w:hAnsi="Times New Roman" w:cs="Times New Roman"/>
          <w:color w:val="000000" w:themeColor="text1"/>
        </w:rPr>
        <w:t xml:space="preserve">information </w:t>
      </w:r>
      <w:del w:id="856" w:author="Bishoy Zaki" w:date="2026-02-16T14:24:00Z" w16du:dateUtc="2026-02-16T13:24:00Z">
        <w:r w:rsidR="001B54B5" w:rsidRPr="00EE26F4">
          <w:rPr>
            <w:rFonts w:ascii="Times New Roman" w:hAnsi="Times New Roman" w:cs="Times New Roman"/>
            <w:color w:val="000000" w:themeColor="text1"/>
          </w:rPr>
          <w:delText xml:space="preserve">processing occurs as some </w:delText>
        </w:r>
      </w:del>
      <w:ins w:id="857" w:author="Bishoy Zaki" w:date="2026-02-16T14:24:00Z" w16du:dateUtc="2026-02-16T13:24:00Z">
        <w:r w:rsidRPr="00EB5F86">
          <w:rPr>
            <w:rFonts w:ascii="Times New Roman" w:hAnsi="Times New Roman" w:cs="Times New Roman"/>
            <w:color w:val="000000" w:themeColor="text1"/>
          </w:rPr>
          <w:t xml:space="preserve">as signals that vary in clarity, strength, and credibility. On this view, learning is not synonymous with any belief shift. It is belief updating that is attributable to the interaction between priors and informational cues under identifiable conditions of attention and processing. Depending on how </w:t>
        </w:r>
      </w:ins>
      <w:r w:rsidRPr="00EB5F86">
        <w:rPr>
          <w:rFonts w:ascii="Times New Roman" w:hAnsi="Times New Roman" w:cs="Times New Roman"/>
          <w:color w:val="000000" w:themeColor="text1"/>
        </w:rPr>
        <w:t xml:space="preserve">information signals </w:t>
      </w:r>
      <w:del w:id="858" w:author="Bishoy Zaki" w:date="2026-02-16T14:24:00Z" w16du:dateUtc="2026-02-16T13:24:00Z">
        <w:r w:rsidR="001B54B5" w:rsidRPr="00EE26F4">
          <w:rPr>
            <w:rFonts w:ascii="Times New Roman" w:hAnsi="Times New Roman" w:cs="Times New Roman"/>
            <w:color w:val="000000" w:themeColor="text1"/>
          </w:rPr>
          <w:delText>are attended to and processed by weighting the information signals relative</w:delText>
        </w:r>
      </w:del>
      <w:ins w:id="859" w:author="Bishoy Zaki" w:date="2026-02-16T14:24:00Z" w16du:dateUtc="2026-02-16T13:24:00Z">
        <w:r w:rsidRPr="00EB5F86">
          <w:rPr>
            <w:rFonts w:ascii="Times New Roman" w:hAnsi="Times New Roman" w:cs="Times New Roman"/>
            <w:color w:val="000000" w:themeColor="text1"/>
          </w:rPr>
          <w:t>compare</w:t>
        </w:r>
      </w:ins>
      <w:r w:rsidRPr="00EB5F86">
        <w:rPr>
          <w:rFonts w:ascii="Times New Roman" w:hAnsi="Times New Roman" w:cs="Times New Roman"/>
          <w:color w:val="000000" w:themeColor="text1"/>
        </w:rPr>
        <w:t xml:space="preserve"> to prior beliefs</w:t>
      </w:r>
      <w:del w:id="860" w:author="Bishoy Zaki" w:date="2026-02-16T14:24:00Z" w16du:dateUtc="2026-02-16T13:24:00Z">
        <w:r w:rsidR="001B54B5" w:rsidRPr="00EE26F4">
          <w:rPr>
            <w:rFonts w:ascii="Times New Roman" w:hAnsi="Times New Roman" w:cs="Times New Roman"/>
            <w:color w:val="000000" w:themeColor="text1"/>
          </w:rPr>
          <w:delText>. This</w:delText>
        </w:r>
      </w:del>
      <w:ins w:id="861" w:author="Bishoy Zaki" w:date="2026-02-16T14:24:00Z" w16du:dateUtc="2026-02-16T13:24:00Z">
        <w:r w:rsidRPr="00EB5F86">
          <w:rPr>
            <w:rFonts w:ascii="Times New Roman" w:hAnsi="Times New Roman" w:cs="Times New Roman"/>
            <w:color w:val="000000" w:themeColor="text1"/>
          </w:rPr>
          <w:t>, the</w:t>
        </w:r>
      </w:ins>
      <w:r w:rsidRPr="00EB5F86">
        <w:rPr>
          <w:rFonts w:ascii="Times New Roman" w:hAnsi="Times New Roman" w:cs="Times New Roman"/>
          <w:color w:val="000000" w:themeColor="text1"/>
        </w:rPr>
        <w:t xml:space="preserve"> process </w:t>
      </w:r>
      <w:del w:id="862" w:author="Bishoy Zaki" w:date="2026-02-16T14:24:00Z" w16du:dateUtc="2026-02-16T13:24:00Z">
        <w:r w:rsidR="001B54B5" w:rsidRPr="00EE26F4">
          <w:rPr>
            <w:rFonts w:ascii="Times New Roman" w:hAnsi="Times New Roman" w:cs="Times New Roman"/>
            <w:color w:val="000000" w:themeColor="text1"/>
          </w:rPr>
          <w:delText>generates</w:delText>
        </w:r>
      </w:del>
      <w:ins w:id="863" w:author="Bishoy Zaki" w:date="2026-02-16T14:24:00Z" w16du:dateUtc="2026-02-16T13:24:00Z">
        <w:r w:rsidRPr="00EB5F86">
          <w:rPr>
            <w:rFonts w:ascii="Times New Roman" w:hAnsi="Times New Roman" w:cs="Times New Roman"/>
            <w:color w:val="000000" w:themeColor="text1"/>
          </w:rPr>
          <w:t>can yield</w:t>
        </w:r>
      </w:ins>
      <w:r w:rsidRPr="00EB5F86">
        <w:rPr>
          <w:rFonts w:ascii="Times New Roman" w:hAnsi="Times New Roman" w:cs="Times New Roman"/>
          <w:color w:val="000000" w:themeColor="text1"/>
        </w:rPr>
        <w:t xml:space="preserve"> several </w:t>
      </w:r>
      <w:del w:id="864" w:author="Bishoy Zaki" w:date="2026-02-16T14:24:00Z" w16du:dateUtc="2026-02-16T13:24:00Z">
        <w:r w:rsidR="001B54B5" w:rsidRPr="00EE26F4">
          <w:rPr>
            <w:rFonts w:ascii="Times New Roman" w:hAnsi="Times New Roman" w:cs="Times New Roman"/>
            <w:color w:val="000000" w:themeColor="text1"/>
          </w:rPr>
          <w:delText xml:space="preserve">possible outcomes </w:delText>
        </w:r>
      </w:del>
      <w:ins w:id="865" w:author="Bishoy Zaki" w:date="2026-02-16T14:24:00Z" w16du:dateUtc="2026-02-16T13:24:00Z">
        <w:r w:rsidRPr="00EB5F86">
          <w:rPr>
            <w:rFonts w:ascii="Times New Roman" w:hAnsi="Times New Roman" w:cs="Times New Roman"/>
            <w:color w:val="000000" w:themeColor="text1"/>
          </w:rPr>
          <w:t>belief-</w:t>
        </w:r>
      </w:ins>
      <w:r w:rsidRPr="00EB5F86">
        <w:rPr>
          <w:rFonts w:ascii="Times New Roman" w:hAnsi="Times New Roman" w:cs="Times New Roman"/>
          <w:color w:val="000000" w:themeColor="text1"/>
        </w:rPr>
        <w:t xml:space="preserve">related </w:t>
      </w:r>
      <w:del w:id="866" w:author="Bishoy Zaki" w:date="2026-02-16T14:24:00Z" w16du:dateUtc="2026-02-16T13:24:00Z">
        <w:r w:rsidR="001B54B5" w:rsidRPr="00EE26F4">
          <w:rPr>
            <w:rFonts w:ascii="Times New Roman" w:hAnsi="Times New Roman" w:cs="Times New Roman"/>
            <w:color w:val="000000" w:themeColor="text1"/>
          </w:rPr>
          <w:delText>to beliefs</w:delText>
        </w:r>
      </w:del>
      <w:ins w:id="867" w:author="Bishoy Zaki" w:date="2026-02-16T14:24:00Z" w16du:dateUtc="2026-02-16T13:24:00Z">
        <w:r w:rsidRPr="00EB5F86">
          <w:rPr>
            <w:rFonts w:ascii="Times New Roman" w:hAnsi="Times New Roman" w:cs="Times New Roman"/>
            <w:color w:val="000000" w:themeColor="text1"/>
          </w:rPr>
          <w:t>outcomes</w:t>
        </w:r>
      </w:ins>
      <w:r w:rsidRPr="00EB5F86">
        <w:rPr>
          <w:rFonts w:ascii="Times New Roman" w:hAnsi="Times New Roman" w:cs="Times New Roman"/>
          <w:color w:val="000000" w:themeColor="text1"/>
        </w:rPr>
        <w:t xml:space="preserve">, including no learning, belief decay, belief reinforcement, </w:t>
      </w:r>
      <w:del w:id="868" w:author="Bishoy Zaki" w:date="2026-02-16T14:24:00Z" w16du:dateUtc="2026-02-16T13:24:00Z">
        <w:r w:rsidR="001B54B5" w:rsidRPr="00EE26F4">
          <w:rPr>
            <w:rFonts w:ascii="Times New Roman" w:hAnsi="Times New Roman" w:cs="Times New Roman"/>
            <w:color w:val="000000" w:themeColor="text1"/>
          </w:rPr>
          <w:delText>and</w:delText>
        </w:r>
      </w:del>
      <w:ins w:id="869" w:author="Bishoy Zaki" w:date="2026-02-16T14:24:00Z" w16du:dateUtc="2026-02-16T13:24:00Z">
        <w:r w:rsidRPr="00EB5F86">
          <w:rPr>
            <w:rFonts w:ascii="Times New Roman" w:hAnsi="Times New Roman" w:cs="Times New Roman"/>
            <w:color w:val="000000" w:themeColor="text1"/>
          </w:rPr>
          <w:t>or</w:t>
        </w:r>
      </w:ins>
      <w:r w:rsidRPr="00EB5F86">
        <w:rPr>
          <w:rFonts w:ascii="Times New Roman" w:hAnsi="Times New Roman" w:cs="Times New Roman"/>
          <w:color w:val="000000" w:themeColor="text1"/>
        </w:rPr>
        <w:t xml:space="preserve"> belief change. </w:t>
      </w:r>
      <w:del w:id="870" w:author="Bishoy Zaki" w:date="2026-02-16T14:24:00Z" w16du:dateUtc="2026-02-16T13:24:00Z">
        <w:r w:rsidR="001B54B5" w:rsidRPr="00EE26F4">
          <w:rPr>
            <w:rFonts w:ascii="Times New Roman" w:hAnsi="Times New Roman" w:cs="Times New Roman"/>
            <w:color w:val="000000" w:themeColor="text1"/>
          </w:rPr>
          <w:delText>Belief change (i.e.,</w:delText>
        </w:r>
      </w:del>
      <w:ins w:id="871" w:author="Bishoy Zaki" w:date="2026-02-16T14:24:00Z" w16du:dateUtc="2026-02-16T13:24:00Z">
        <w:r w:rsidRPr="00EB5F86">
          <w:rPr>
            <w:rFonts w:ascii="Times New Roman" w:hAnsi="Times New Roman" w:cs="Times New Roman"/>
            <w:color w:val="000000" w:themeColor="text1"/>
          </w:rPr>
          <w:t>We reserve the term</w:t>
        </w:r>
      </w:ins>
      <w:r w:rsidRPr="00EB5F86">
        <w:rPr>
          <w:rFonts w:ascii="Times New Roman" w:hAnsi="Times New Roman" w:cs="Times New Roman"/>
          <w:color w:val="000000" w:themeColor="text1"/>
        </w:rPr>
        <w:t xml:space="preserve"> learning</w:t>
      </w:r>
      <w:del w:id="872" w:author="Bishoy Zaki" w:date="2026-02-16T14:24:00Z" w16du:dateUtc="2026-02-16T13:24:00Z">
        <w:r w:rsidR="001B54B5" w:rsidRPr="00EE26F4">
          <w:rPr>
            <w:rFonts w:ascii="Times New Roman" w:hAnsi="Times New Roman" w:cs="Times New Roman"/>
            <w:color w:val="000000" w:themeColor="text1"/>
          </w:rPr>
          <w:delText>) occurs when the beliefs of policy actors shift</w:delText>
        </w:r>
      </w:del>
      <w:ins w:id="873" w:author="Bishoy Zaki" w:date="2026-02-16T14:24:00Z" w16du:dateUtc="2026-02-16T13:24:00Z">
        <w:r w:rsidRPr="00EB5F86">
          <w:rPr>
            <w:rFonts w:ascii="Times New Roman" w:hAnsi="Times New Roman" w:cs="Times New Roman"/>
            <w:color w:val="000000" w:themeColor="text1"/>
          </w:rPr>
          <w:t xml:space="preserve"> for belief change that moves</w:t>
        </w:r>
      </w:ins>
      <w:r w:rsidRPr="00EB5F86">
        <w:rPr>
          <w:rFonts w:ascii="Times New Roman" w:hAnsi="Times New Roman" w:cs="Times New Roman"/>
          <w:color w:val="000000" w:themeColor="text1"/>
        </w:rPr>
        <w:t xml:space="preserve"> in the direction of </w:t>
      </w:r>
      <w:del w:id="874" w:author="Bishoy Zaki" w:date="2026-02-16T14:24:00Z" w16du:dateUtc="2026-02-16T13:24:00Z">
        <w:r w:rsidR="001B54B5" w:rsidRPr="00EE26F4">
          <w:rPr>
            <w:rFonts w:ascii="Times New Roman" w:hAnsi="Times New Roman" w:cs="Times New Roman"/>
            <w:color w:val="000000" w:themeColor="text1"/>
          </w:rPr>
          <w:delText xml:space="preserve">the </w:delText>
        </w:r>
      </w:del>
      <w:r w:rsidRPr="00EB5F86">
        <w:rPr>
          <w:rFonts w:ascii="Times New Roman" w:hAnsi="Times New Roman" w:cs="Times New Roman"/>
          <w:color w:val="000000" w:themeColor="text1"/>
        </w:rPr>
        <w:t xml:space="preserve">processed information. </w:t>
      </w:r>
      <w:del w:id="875" w:author="Bishoy Zaki" w:date="2026-02-16T14:24:00Z" w16du:dateUtc="2026-02-16T13:24:00Z">
        <w:r w:rsidR="001B54B5" w:rsidRPr="00EE26F4">
          <w:rPr>
            <w:rFonts w:ascii="Times New Roman" w:hAnsi="Times New Roman" w:cs="Times New Roman"/>
            <w:color w:val="000000" w:themeColor="text1"/>
          </w:rPr>
          <w:delText>In the next section, we discuss</w:delText>
        </w:r>
      </w:del>
      <w:ins w:id="876" w:author="Bishoy Zaki" w:date="2026-02-16T14:24:00Z" w16du:dateUtc="2026-02-16T13:24:00Z">
        <w:r w:rsidRPr="00EB5F86">
          <w:rPr>
            <w:rFonts w:ascii="Times New Roman" w:hAnsi="Times New Roman" w:cs="Times New Roman"/>
            <w:color w:val="000000" w:themeColor="text1"/>
          </w:rPr>
          <w:t xml:space="preserve">The chapter </w:t>
        </w:r>
        <w:r w:rsidRPr="00EB5F86">
          <w:rPr>
            <w:rFonts w:ascii="Times New Roman" w:hAnsi="Times New Roman" w:cs="Times New Roman"/>
            <w:color w:val="000000" w:themeColor="text1"/>
          </w:rPr>
          <w:lastRenderedPageBreak/>
          <w:t>proceeds by first detailing</w:t>
        </w:r>
      </w:ins>
      <w:r w:rsidRPr="00EB5F86">
        <w:rPr>
          <w:rFonts w:ascii="Times New Roman" w:hAnsi="Times New Roman" w:cs="Times New Roman"/>
          <w:color w:val="000000" w:themeColor="text1"/>
        </w:rPr>
        <w:t xml:space="preserve"> belief systems and </w:t>
      </w:r>
      <w:ins w:id="877" w:author="Bishoy Zaki" w:date="2026-02-16T14:24:00Z" w16du:dateUtc="2026-02-16T13:24:00Z">
        <w:r w:rsidRPr="00EB5F86">
          <w:rPr>
            <w:rFonts w:ascii="Times New Roman" w:hAnsi="Times New Roman" w:cs="Times New Roman"/>
            <w:color w:val="000000" w:themeColor="text1"/>
          </w:rPr>
          <w:t xml:space="preserve">their role in </w:t>
        </w:r>
      </w:ins>
      <w:r w:rsidRPr="00EB5F86">
        <w:rPr>
          <w:rFonts w:ascii="Times New Roman" w:hAnsi="Times New Roman" w:cs="Times New Roman"/>
          <w:color w:val="000000" w:themeColor="text1"/>
        </w:rPr>
        <w:t xml:space="preserve">policy learning, </w:t>
      </w:r>
      <w:del w:id="878" w:author="Bishoy Zaki" w:date="2026-02-16T14:24:00Z" w16du:dateUtc="2026-02-16T13:24:00Z">
        <w:r w:rsidR="001B54B5" w:rsidRPr="00EE26F4">
          <w:rPr>
            <w:rFonts w:ascii="Times New Roman" w:hAnsi="Times New Roman" w:cs="Times New Roman"/>
            <w:color w:val="000000" w:themeColor="text1"/>
          </w:rPr>
          <w:delText>which forms the foundation of our approach. Next, we lay</w:delText>
        </w:r>
      </w:del>
      <w:ins w:id="879" w:author="Bishoy Zaki" w:date="2026-02-16T14:24:00Z" w16du:dateUtc="2026-02-16T13:24:00Z">
        <w:r w:rsidRPr="00EB5F86">
          <w:rPr>
            <w:rFonts w:ascii="Times New Roman" w:hAnsi="Times New Roman" w:cs="Times New Roman"/>
            <w:color w:val="000000" w:themeColor="text1"/>
          </w:rPr>
          <w:t>then laying</w:t>
        </w:r>
      </w:ins>
      <w:r w:rsidRPr="00EB5F86">
        <w:rPr>
          <w:rFonts w:ascii="Times New Roman" w:hAnsi="Times New Roman" w:cs="Times New Roman"/>
          <w:color w:val="000000" w:themeColor="text1"/>
        </w:rPr>
        <w:t xml:space="preserve"> out the </w:t>
      </w:r>
      <w:del w:id="880" w:author="Bishoy Zaki" w:date="2026-02-16T14:24:00Z" w16du:dateUtc="2026-02-16T13:24:00Z">
        <w:r w:rsidR="001B54B5" w:rsidRPr="00EE26F4">
          <w:rPr>
            <w:rFonts w:ascii="Times New Roman" w:hAnsi="Times New Roman" w:cs="Times New Roman"/>
            <w:color w:val="000000" w:themeColor="text1"/>
          </w:rPr>
          <w:delText xml:space="preserve">model of </w:delText>
        </w:r>
      </w:del>
      <w:r w:rsidRPr="00EB5F86">
        <w:rPr>
          <w:rFonts w:ascii="Times New Roman" w:hAnsi="Times New Roman" w:cs="Times New Roman"/>
          <w:color w:val="000000" w:themeColor="text1"/>
        </w:rPr>
        <w:t>learning</w:t>
      </w:r>
      <w:del w:id="881" w:author="Bishoy Zaki" w:date="2026-02-16T14:24:00Z" w16du:dateUtc="2026-02-16T13:24:00Z">
        <w:r w:rsidR="001B54B5" w:rsidRPr="00EE26F4">
          <w:rPr>
            <w:rFonts w:ascii="Times New Roman" w:hAnsi="Times New Roman" w:cs="Times New Roman"/>
            <w:color w:val="000000" w:themeColor="text1"/>
          </w:rPr>
          <w:delText xml:space="preserve"> </w:delText>
        </w:r>
      </w:del>
      <w:ins w:id="882" w:author="Bishoy Zaki" w:date="2026-02-16T14:24:00Z" w16du:dateUtc="2026-02-16T13:24:00Z">
        <w:r w:rsidRPr="00EB5F86">
          <w:rPr>
            <w:rFonts w:ascii="Times New Roman" w:hAnsi="Times New Roman" w:cs="Times New Roman"/>
            <w:color w:val="000000" w:themeColor="text1"/>
          </w:rPr>
          <w:t>-</w:t>
        </w:r>
      </w:ins>
      <w:r w:rsidRPr="00EB5F86">
        <w:rPr>
          <w:rFonts w:ascii="Times New Roman" w:hAnsi="Times New Roman" w:cs="Times New Roman"/>
          <w:color w:val="000000" w:themeColor="text1"/>
        </w:rPr>
        <w:t>through</w:t>
      </w:r>
      <w:del w:id="883" w:author="Bishoy Zaki" w:date="2026-02-16T14:24:00Z" w16du:dateUtc="2026-02-16T13:24:00Z">
        <w:r w:rsidR="001B54B5" w:rsidRPr="00EE26F4">
          <w:rPr>
            <w:rFonts w:ascii="Times New Roman" w:hAnsi="Times New Roman" w:cs="Times New Roman"/>
            <w:color w:val="000000" w:themeColor="text1"/>
          </w:rPr>
          <w:delText xml:space="preserve"> </w:delText>
        </w:r>
      </w:del>
      <w:ins w:id="884" w:author="Bishoy Zaki" w:date="2026-02-16T14:24:00Z" w16du:dateUtc="2026-02-16T13:24:00Z">
        <w:r w:rsidRPr="00EB5F86">
          <w:rPr>
            <w:rFonts w:ascii="Times New Roman" w:hAnsi="Times New Roman" w:cs="Times New Roman"/>
            <w:color w:val="000000" w:themeColor="text1"/>
          </w:rPr>
          <w:t>-</w:t>
        </w:r>
      </w:ins>
      <w:r w:rsidRPr="00EB5F86">
        <w:rPr>
          <w:rFonts w:ascii="Times New Roman" w:hAnsi="Times New Roman" w:cs="Times New Roman"/>
          <w:color w:val="000000" w:themeColor="text1"/>
        </w:rPr>
        <w:t>information</w:t>
      </w:r>
      <w:del w:id="885" w:author="Bishoy Zaki" w:date="2026-02-16T14:24:00Z" w16du:dateUtc="2026-02-16T13:24:00Z">
        <w:r w:rsidR="001B54B5" w:rsidRPr="00EE26F4">
          <w:rPr>
            <w:rFonts w:ascii="Times New Roman" w:hAnsi="Times New Roman" w:cs="Times New Roman"/>
            <w:color w:val="000000" w:themeColor="text1"/>
          </w:rPr>
          <w:delText xml:space="preserve"> </w:delText>
        </w:r>
      </w:del>
      <w:ins w:id="886" w:author="Bishoy Zaki" w:date="2026-02-16T14:24:00Z" w16du:dateUtc="2026-02-16T13:24:00Z">
        <w:r w:rsidRPr="00EB5F86">
          <w:rPr>
            <w:rFonts w:ascii="Times New Roman" w:hAnsi="Times New Roman" w:cs="Times New Roman"/>
            <w:color w:val="000000" w:themeColor="text1"/>
          </w:rPr>
          <w:t>-</w:t>
        </w:r>
      </w:ins>
      <w:r w:rsidRPr="00EB5F86">
        <w:rPr>
          <w:rFonts w:ascii="Times New Roman" w:hAnsi="Times New Roman" w:cs="Times New Roman"/>
          <w:color w:val="000000" w:themeColor="text1"/>
        </w:rPr>
        <w:t>processing</w:t>
      </w:r>
      <w:del w:id="887" w:author="Bishoy Zaki" w:date="2026-02-16T14:24:00Z" w16du:dateUtc="2026-02-16T13:24:00Z">
        <w:r w:rsidR="001B54B5" w:rsidRPr="00EE26F4">
          <w:rPr>
            <w:rFonts w:ascii="Times New Roman" w:hAnsi="Times New Roman" w:cs="Times New Roman"/>
            <w:color w:val="000000" w:themeColor="text1"/>
          </w:rPr>
          <w:delText>. Finally, we conclude with a discussion of how</w:delText>
        </w:r>
      </w:del>
      <w:ins w:id="888" w:author="Bishoy Zaki" w:date="2026-02-16T14:24:00Z" w16du:dateUtc="2026-02-16T13:24:00Z">
        <w:r w:rsidRPr="00EB5F86">
          <w:rPr>
            <w:rFonts w:ascii="Times New Roman" w:hAnsi="Times New Roman" w:cs="Times New Roman"/>
            <w:color w:val="000000" w:themeColor="text1"/>
          </w:rPr>
          <w:t xml:space="preserve"> model, and </w:t>
        </w:r>
        <w:r w:rsidRPr="00EB5F86">
          <w:rPr>
            <w:rFonts w:ascii="Times New Roman" w:hAnsi="Times New Roman" w:cs="Times New Roman"/>
            <w:color w:val="000000" w:themeColor="text1"/>
            <w:highlight w:val="yellow"/>
          </w:rPr>
          <w:t>finally situating</w:t>
        </w:r>
      </w:ins>
      <w:r w:rsidRPr="00EB5F86">
        <w:rPr>
          <w:rFonts w:ascii="Times New Roman" w:hAnsi="Times New Roman"/>
          <w:color w:val="000000" w:themeColor="text1"/>
          <w:highlight w:val="yellow"/>
          <w:rPrChange w:id="889" w:author="Bishoy Zaki" w:date="2026-02-16T14:24:00Z" w16du:dateUtc="2026-02-16T13:24:00Z">
            <w:rPr>
              <w:rFonts w:ascii="Times New Roman" w:hAnsi="Times New Roman"/>
              <w:color w:val="000000" w:themeColor="text1"/>
            </w:rPr>
          </w:rPrChange>
        </w:rPr>
        <w:t xml:space="preserve"> the model </w:t>
      </w:r>
      <w:del w:id="890" w:author="Bishoy Zaki" w:date="2026-02-16T14:24:00Z" w16du:dateUtc="2026-02-16T13:24:00Z">
        <w:r w:rsidR="001B54B5" w:rsidRPr="00EE26F4">
          <w:rPr>
            <w:rFonts w:ascii="Times New Roman" w:hAnsi="Times New Roman" w:cs="Times New Roman"/>
            <w:color w:val="000000" w:themeColor="text1"/>
          </w:rPr>
          <w:delText>fits into</w:delText>
        </w:r>
      </w:del>
      <w:ins w:id="891" w:author="Bishoy Zaki" w:date="2026-02-16T14:24:00Z" w16du:dateUtc="2026-02-16T13:24:00Z">
        <w:r w:rsidRPr="00EB5F86">
          <w:rPr>
            <w:rFonts w:ascii="Times New Roman" w:hAnsi="Times New Roman" w:cs="Times New Roman"/>
            <w:color w:val="000000" w:themeColor="text1"/>
            <w:highlight w:val="yellow"/>
          </w:rPr>
          <w:t>within</w:t>
        </w:r>
      </w:ins>
      <w:r w:rsidRPr="00EB5F86">
        <w:rPr>
          <w:rFonts w:ascii="Times New Roman" w:hAnsi="Times New Roman"/>
          <w:color w:val="000000" w:themeColor="text1"/>
          <w:highlight w:val="yellow"/>
          <w:rPrChange w:id="892" w:author="Bishoy Zaki" w:date="2026-02-16T14:24:00Z" w16du:dateUtc="2026-02-16T13:24:00Z">
            <w:rPr>
              <w:rFonts w:ascii="Times New Roman" w:hAnsi="Times New Roman"/>
              <w:color w:val="000000" w:themeColor="text1"/>
            </w:rPr>
          </w:rPrChange>
        </w:rPr>
        <w:t xml:space="preserve"> the </w:t>
      </w:r>
      <w:del w:id="893" w:author="Bishoy Zaki" w:date="2026-02-16T14:24:00Z" w16du:dateUtc="2026-02-16T13:24:00Z">
        <w:r w:rsidR="001B54B5" w:rsidRPr="00EE26F4">
          <w:rPr>
            <w:rFonts w:ascii="Times New Roman" w:hAnsi="Times New Roman" w:cs="Times New Roman"/>
            <w:color w:val="000000" w:themeColor="text1"/>
          </w:rPr>
          <w:delText>elements of</w:delText>
        </w:r>
      </w:del>
      <w:ins w:id="894" w:author="Bishoy Zaki" w:date="2026-02-16T14:24:00Z" w16du:dateUtc="2026-02-16T13:24:00Z">
        <w:r w:rsidRPr="00EB5F86">
          <w:rPr>
            <w:rFonts w:ascii="Times New Roman" w:hAnsi="Times New Roman" w:cs="Times New Roman"/>
            <w:color w:val="000000" w:themeColor="text1"/>
            <w:highlight w:val="yellow"/>
          </w:rPr>
          <w:t>descriptor framework developed in Chapter 2 and discussing its implications for linking individual-level updating to collective</w:t>
        </w:r>
      </w:ins>
      <w:r w:rsidRPr="00EB5F86">
        <w:rPr>
          <w:rFonts w:ascii="Times New Roman" w:hAnsi="Times New Roman"/>
          <w:color w:val="000000" w:themeColor="text1"/>
          <w:highlight w:val="yellow"/>
          <w:rPrChange w:id="895" w:author="Bishoy Zaki" w:date="2026-02-16T14:24:00Z" w16du:dateUtc="2026-02-16T13:24:00Z">
            <w:rPr>
              <w:rFonts w:ascii="Times New Roman" w:hAnsi="Times New Roman"/>
              <w:color w:val="000000" w:themeColor="text1"/>
            </w:rPr>
          </w:rPrChange>
        </w:rPr>
        <w:t xml:space="preserve"> learning </w:t>
      </w:r>
      <w:del w:id="896" w:author="Bishoy Zaki" w:date="2026-02-16T14:24:00Z" w16du:dateUtc="2026-02-16T13:24:00Z">
        <w:r w:rsidR="001B54B5" w:rsidRPr="00EE26F4">
          <w:rPr>
            <w:rFonts w:ascii="Times New Roman" w:hAnsi="Times New Roman" w:cs="Times New Roman"/>
            <w:color w:val="000000" w:themeColor="text1"/>
          </w:rPr>
          <w:delText>from Chapter 2.</w:delText>
        </w:r>
      </w:del>
      <w:ins w:id="897" w:author="Bishoy Zaki" w:date="2026-02-16T14:24:00Z" w16du:dateUtc="2026-02-16T13:24:00Z">
        <w:r w:rsidRPr="00EB5F86">
          <w:rPr>
            <w:rFonts w:ascii="Times New Roman" w:hAnsi="Times New Roman" w:cs="Times New Roman"/>
            <w:color w:val="000000" w:themeColor="text1"/>
            <w:highlight w:val="yellow"/>
          </w:rPr>
          <w:t>dynamics with policy consequences.</w:t>
        </w:r>
      </w:ins>
    </w:p>
    <w:p w14:paraId="4FDE6C43" w14:textId="77777777" w:rsidR="00EB5F86" w:rsidRPr="00EB5F86" w:rsidRDefault="00EB5F86" w:rsidP="00EB5F86">
      <w:pPr>
        <w:rPr>
          <w:rFonts w:ascii="Times New Roman" w:hAnsi="Times New Roman" w:cs="Times New Roman"/>
          <w:color w:val="000000" w:themeColor="text1"/>
        </w:rPr>
      </w:pPr>
    </w:p>
    <w:p w14:paraId="233EE5E3" w14:textId="77777777" w:rsidR="00486913" w:rsidRPr="00101EC4" w:rsidRDefault="00266379">
      <w:pPr>
        <w:rPr>
          <w:rFonts w:ascii="Times New Roman" w:hAnsi="Times New Roman"/>
          <w:b/>
          <w:color w:val="000000" w:themeColor="text1"/>
          <w:rPrChange w:id="898" w:author="Bishoy Zaki" w:date="2026-02-16T14:24:00Z" w16du:dateUtc="2026-02-16T13:24:00Z">
            <w:rPr>
              <w:rFonts w:ascii="Times New Roman" w:hAnsi="Times New Roman"/>
              <w:color w:val="000000" w:themeColor="text1"/>
            </w:rPr>
          </w:rPrChange>
        </w:rPr>
      </w:pPr>
      <w:r w:rsidRPr="00101EC4">
        <w:rPr>
          <w:rFonts w:ascii="Times New Roman" w:hAnsi="Times New Roman"/>
          <w:b/>
          <w:color w:val="000000" w:themeColor="text1"/>
          <w:rPrChange w:id="899" w:author="Bishoy Zaki" w:date="2026-02-16T14:24:00Z" w16du:dateUtc="2026-02-16T13:24:00Z">
            <w:rPr>
              <w:rFonts w:ascii="Times New Roman" w:hAnsi="Times New Roman"/>
              <w:color w:val="000000" w:themeColor="text1"/>
            </w:rPr>
          </w:rPrChange>
        </w:rPr>
        <w:t>3.2 Belief Systems and Learning</w:t>
      </w:r>
    </w:p>
    <w:p w14:paraId="233EE5E4" w14:textId="77777777" w:rsidR="00486913" w:rsidRPr="0055433B" w:rsidRDefault="00266379">
      <w:pPr>
        <w:spacing w:line="480" w:lineRule="auto"/>
        <w:ind w:firstLine="720"/>
        <w:jc w:val="both"/>
        <w:rPr>
          <w:rFonts w:ascii="Times New Roman" w:hAnsi="Times New Roman" w:cs="Times New Roman"/>
          <w:color w:val="000000" w:themeColor="text1"/>
        </w:rPr>
        <w:pPrChange w:id="900" w:author="Bishoy Zaki" w:date="2026-02-16T14:24:00Z" w16du:dateUtc="2026-02-16T13:24:00Z">
          <w:pPr/>
        </w:pPrChange>
      </w:pPr>
      <w:r w:rsidRPr="0055433B">
        <w:rPr>
          <w:rFonts w:ascii="Times New Roman" w:hAnsi="Times New Roman" w:cs="Times New Roman"/>
          <w:color w:val="000000" w:themeColor="text1"/>
        </w:rPr>
        <w:t>The ACF, with its focus on policy-oriented learning as a key driver of policy change, is the policy process theory with the most developed understanding of policy learning. Policy-oriented learning within the ACF is a cognitive process based on policy beliefs, belief systems, and belief change. It is defined as “enduring alterations of thought or behavioral intentions that result from experience, and which are concerned with the attainment or revision of the precepts of the belief systems of individuals or of collectives” (Jenkins-Smith &amp; Sabatier, 1993, p. 42). Hence, learning here involves changes in thought and behavior that result from changes in the belief systems of individuals or collectives. This definition pivots on a cognitive process that produces belief and behavioral change, while also recognizing that learning occurs among individuals and collectives (also see Gerlak &amp; Heikkila, 2011; Heikkila &amp; Gerlak, 2013).</w:t>
      </w:r>
    </w:p>
    <w:p w14:paraId="233EE5E5" w14:textId="0BF78538" w:rsidR="00486913" w:rsidRPr="0055433B" w:rsidRDefault="00266379">
      <w:pPr>
        <w:spacing w:line="480" w:lineRule="auto"/>
        <w:ind w:firstLine="720"/>
        <w:jc w:val="both"/>
        <w:rPr>
          <w:rFonts w:ascii="Times New Roman" w:hAnsi="Times New Roman" w:cs="Times New Roman"/>
          <w:color w:val="000000" w:themeColor="text1"/>
        </w:rPr>
        <w:pPrChange w:id="901" w:author="Bishoy Zaki" w:date="2026-02-16T14:24:00Z" w16du:dateUtc="2026-02-16T13:24:00Z">
          <w:pPr/>
        </w:pPrChange>
      </w:pPr>
      <w:r w:rsidRPr="0055433B">
        <w:rPr>
          <w:rFonts w:ascii="Times New Roman" w:hAnsi="Times New Roman" w:cs="Times New Roman"/>
          <w:color w:val="000000" w:themeColor="text1"/>
        </w:rPr>
        <w:t xml:space="preserve">Beliefs in the ACF </w:t>
      </w:r>
      <w:del w:id="902" w:author="Bishoy Zaki" w:date="2026-02-16T14:24:00Z" w16du:dateUtc="2026-02-16T13:24:00Z">
        <w:r w:rsidR="001B54B5" w:rsidRPr="00EE26F4">
          <w:rPr>
            <w:rFonts w:ascii="Times New Roman" w:hAnsi="Times New Roman" w:cs="Times New Roman"/>
            <w:color w:val="000000" w:themeColor="text1"/>
          </w:rPr>
          <w:delText>form</w:delText>
        </w:r>
      </w:del>
      <w:ins w:id="903" w:author="Bishoy Zaki" w:date="2026-02-16T14:24:00Z" w16du:dateUtc="2026-02-16T13:24:00Z">
        <w:r w:rsidR="00954567">
          <w:rPr>
            <w:rFonts w:ascii="Times New Roman" w:hAnsi="Times New Roman" w:cs="Times New Roman"/>
            <w:color w:val="000000" w:themeColor="text1"/>
          </w:rPr>
          <w:t>manifest along</w:t>
        </w:r>
      </w:ins>
      <w:r w:rsidRPr="0055433B">
        <w:rPr>
          <w:rFonts w:ascii="Times New Roman" w:hAnsi="Times New Roman" w:cs="Times New Roman"/>
          <w:color w:val="000000" w:themeColor="text1"/>
        </w:rPr>
        <w:t xml:space="preserve"> a hierarchical, three-tiered</w:t>
      </w:r>
      <w:del w:id="904" w:author="Bishoy Zaki" w:date="2026-02-16T14:24:00Z" w16du:dateUtc="2026-02-16T13:24:00Z">
        <w:r w:rsidR="001B54B5" w:rsidRPr="00EE26F4">
          <w:rPr>
            <w:rFonts w:ascii="Times New Roman" w:hAnsi="Times New Roman" w:cs="Times New Roman"/>
            <w:color w:val="000000" w:themeColor="text1"/>
          </w:rPr>
          <w:delText xml:space="preserve"> belief</w:delText>
        </w:r>
      </w:del>
      <w:r w:rsidRPr="0055433B">
        <w:rPr>
          <w:rFonts w:ascii="Times New Roman" w:hAnsi="Times New Roman" w:cs="Times New Roman"/>
          <w:color w:val="000000" w:themeColor="text1"/>
        </w:rPr>
        <w:t xml:space="preserve"> system of different types of beliefs, including deep core beliefs, policy core beliefs, and secondary beliefs. Within the belief hierarchy, beliefs move from abstract foundational beliefs – deep core beliefs – to beliefs specific to a policy issue or subsystem – policy core beliefs – to secondary beliefs, which focus on particular means to achieve policy goals. Deep core beliefs inform and constrain policy core beliefs, and deep core and policy core beliefs constrain secondary beliefs.</w:t>
      </w:r>
    </w:p>
    <w:p w14:paraId="233EE5E6" w14:textId="77777777" w:rsidR="00486913" w:rsidRPr="0055433B" w:rsidRDefault="00266379">
      <w:pPr>
        <w:spacing w:line="480" w:lineRule="auto"/>
        <w:ind w:firstLine="720"/>
        <w:jc w:val="both"/>
        <w:rPr>
          <w:rFonts w:ascii="Times New Roman" w:hAnsi="Times New Roman" w:cs="Times New Roman"/>
          <w:color w:val="000000" w:themeColor="text1"/>
        </w:rPr>
        <w:pPrChange w:id="905" w:author="Bishoy Zaki" w:date="2026-02-16T14:24:00Z" w16du:dateUtc="2026-02-16T13:24:00Z">
          <w:pPr/>
        </w:pPrChange>
      </w:pPr>
      <w:r w:rsidRPr="0055433B">
        <w:rPr>
          <w:rFonts w:ascii="Times New Roman" w:hAnsi="Times New Roman" w:cs="Times New Roman"/>
          <w:color w:val="000000" w:themeColor="text1"/>
        </w:rPr>
        <w:t xml:space="preserve">Advocacy coalitions are formed around shared policy core beliefs. Policy core beliefs are relevant to a particular policy issue, domain, or subsystem. Additionally, policy core beliefs contain a normative element that “may reflect basic orientation and value priorities for the policy subsystem” such as “whose </w:t>
      </w:r>
      <w:r w:rsidRPr="0055433B">
        <w:rPr>
          <w:rFonts w:ascii="Times New Roman" w:hAnsi="Times New Roman" w:cs="Times New Roman"/>
          <w:color w:val="000000" w:themeColor="text1"/>
        </w:rPr>
        <w:lastRenderedPageBreak/>
        <w:t>welfare … is of greatest concern”; and empirical considerations that involve, “overall assessments of the seriousness of the problem, basic causes of the problem, and preferred solutions for the addressing the problem” (Jenkins-Smith et al., 2018, pp. 140–141). The components of policy core beliefs reflect the fact that most policy issues are complex and contain multiple attributes. The various attributes of complex policy issues can be considered dimensions in a multi-dimensional issue space (Jochim &amp; Jones, 2013; Jones &amp; Baumgartner, 2005b).</w:t>
      </w:r>
    </w:p>
    <w:p w14:paraId="233EE5E7" w14:textId="77777777" w:rsidR="00486913" w:rsidRPr="0055433B" w:rsidRDefault="00266379">
      <w:pPr>
        <w:spacing w:line="480" w:lineRule="auto"/>
        <w:ind w:firstLine="720"/>
        <w:jc w:val="both"/>
        <w:rPr>
          <w:rFonts w:ascii="Times New Roman" w:hAnsi="Times New Roman" w:cs="Times New Roman"/>
          <w:color w:val="000000" w:themeColor="text1"/>
        </w:rPr>
        <w:pPrChange w:id="906" w:author="Bishoy Zaki" w:date="2026-02-16T14:24:00Z" w16du:dateUtc="2026-02-16T13:24:00Z">
          <w:pPr/>
        </w:pPrChange>
      </w:pPr>
      <w:r w:rsidRPr="0055433B">
        <w:rPr>
          <w:rFonts w:ascii="Times New Roman" w:hAnsi="Times New Roman" w:cs="Times New Roman"/>
          <w:color w:val="000000" w:themeColor="text1"/>
        </w:rPr>
        <w:t xml:space="preserve">Policy core beliefs regard complex policy issues that contain multiple dimensions; however, policy actors and institutions are not able to consider all of the possibly relevant dimensions and therefore are likely to only focus on a few dimensions of the issue (Jones, 2001, 2017; Jones &amp; Baumgartner, 2005a). Apart from being able to only attend to a limited number of dimensions, policy actors also view some dimensions of the issue as more salient, or important, than others. Therefore, issues can be understood or defined in different ways through various combinations of issue dimensions and the salience of those dimensions. For example, assume the issue of gun violence in the US has two dimensions including the prevalence and availability of guns as well as the mental health of those who commit violent acts using guns. For some the prevalence of guns is the salient, defining dimension, but for others the mental health dimension is the important dimension. As a result, the issue of gun violence is defined in two separate ways. Previous work, building on notions of problem definitions, policy images, and frames notes that the aggregation of the various dimensions weighted by the salience of each dimension constitutes an issue definition (Nowlin, 2016). Any policy issue, </w:t>
      </w:r>
      <w:r w:rsidRPr="0055433B">
        <w:rPr>
          <w:rFonts w:ascii="Times New Roman" w:hAnsi="Times New Roman" w:cs="Times New Roman"/>
          <w:i/>
          <w:iCs/>
          <w:color w:val="000000" w:themeColor="text1"/>
        </w:rPr>
        <w:t>I</w:t>
      </w:r>
      <w:r w:rsidRPr="0055433B">
        <w:rPr>
          <w:rFonts w:ascii="Times New Roman" w:hAnsi="Times New Roman" w:cs="Times New Roman"/>
          <w:color w:val="000000" w:themeColor="text1"/>
        </w:rPr>
        <w:t xml:space="preserve">, contains </w:t>
      </w:r>
      <w:r w:rsidRPr="0055433B">
        <w:rPr>
          <w:rFonts w:ascii="Times New Roman" w:hAnsi="Times New Roman" w:cs="Times New Roman"/>
          <w:i/>
          <w:iCs/>
          <w:color w:val="000000" w:themeColor="text1"/>
        </w:rPr>
        <w:t>D</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m:rPr>
                <m:nor/>
              </m:rPr>
              <w:rPr>
                <w:rFonts w:ascii="Times New Roman" w:hAnsi="Times New Roman" w:cs="Times New Roman"/>
                <w:color w:val="000000" w:themeColor="text1"/>
              </w:rPr>
              <m:t>In</m:t>
            </m:r>
          </m:sub>
        </m:sSub>
      </m:oMath>
      <w:r w:rsidRPr="0055433B">
        <w:rPr>
          <w:rFonts w:ascii="Times New Roman" w:hAnsi="Times New Roman" w:cs="Times New Roman"/>
          <w:color w:val="000000" w:themeColor="text1"/>
        </w:rPr>
        <w:t xml:space="preserve"> possible dimensions, and each dimension is weighted </w:t>
      </w:r>
      <w:r w:rsidRPr="0055433B">
        <w:rPr>
          <w:rFonts w:ascii="Times New Roman" w:hAnsi="Times New Roman" w:cs="Times New Roman"/>
          <w:i/>
          <w:iCs/>
          <w:color w:val="000000" w:themeColor="text1"/>
        </w:rPr>
        <w:t>D</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m:rPr>
                <m:nor/>
              </m:rPr>
              <w:rPr>
                <w:rFonts w:ascii="Times New Roman" w:hAnsi="Times New Roman" w:cs="Times New Roman"/>
                <w:color w:val="000000" w:themeColor="text1"/>
              </w:rPr>
              <m:t>In</m:t>
            </m:r>
          </m:sub>
        </m:sSub>
      </m:oMath>
      <w:r w:rsidRPr="0055433B">
        <w:rPr>
          <w:rFonts w:ascii="Times New Roman" w:hAnsi="Times New Roman" w:cs="Times New Roman"/>
          <w:color w:val="000000" w:themeColor="text1"/>
        </w:rPr>
        <w:t>(</w:t>
      </w:r>
      <m:oMath>
        <m:r>
          <w:rPr>
            <w:rFonts w:ascii="Cambria Math" w:hAnsi="Cambria Math" w:cs="Times New Roman"/>
            <w:color w:val="000000" w:themeColor="text1"/>
          </w:rPr>
          <m:t>ω</m:t>
        </m:r>
      </m:oMath>
      <w:r w:rsidRPr="0055433B">
        <w:rPr>
          <w:rFonts w:ascii="Times New Roman" w:hAnsi="Times New Roman" w:cs="Times New Roman"/>
          <w:color w:val="000000" w:themeColor="text1"/>
        </w:rPr>
        <w:t>) with regard to salience. Issue definitions are the aggregate of various dimensions weighted by salience. We argue that such issue definitions are the nucleus of policy core beliefs.</w:t>
      </w:r>
    </w:p>
    <w:p w14:paraId="233EE5E8" w14:textId="77777777" w:rsidR="00486913" w:rsidRPr="0055433B" w:rsidRDefault="00266379">
      <w:pPr>
        <w:spacing w:line="480" w:lineRule="auto"/>
        <w:ind w:firstLine="720"/>
        <w:jc w:val="both"/>
        <w:rPr>
          <w:rFonts w:ascii="Times New Roman" w:hAnsi="Times New Roman" w:cs="Times New Roman"/>
          <w:color w:val="000000" w:themeColor="text1"/>
        </w:rPr>
        <w:pPrChange w:id="907" w:author="Bishoy Zaki" w:date="2026-02-16T14:24:00Z" w16du:dateUtc="2026-02-16T13:24:00Z">
          <w:pPr/>
        </w:pPrChange>
      </w:pPr>
      <w:r w:rsidRPr="0055433B">
        <w:rPr>
          <w:rFonts w:ascii="Times New Roman" w:hAnsi="Times New Roman" w:cs="Times New Roman"/>
          <w:color w:val="000000" w:themeColor="text1"/>
        </w:rPr>
        <w:t xml:space="preserve">Issue definitions are the sum of the various dimensions of the issue weighted by the salience, and form the foundation of policy core beliefs. Policy core beliefs are driven by deep core beliefs. Therefore, deep core beliefs influence the salience weights given to the various issue dimensions. With the gun violence example the deep core beliefs of conservatism and individualism coupled with normative policy </w:t>
      </w:r>
      <w:r w:rsidRPr="0055433B">
        <w:rPr>
          <w:rFonts w:ascii="Times New Roman" w:hAnsi="Times New Roman" w:cs="Times New Roman"/>
          <w:color w:val="000000" w:themeColor="text1"/>
        </w:rPr>
        <w:lastRenderedPageBreak/>
        <w:t>core beliefs that value the rights of gun owners would likely lead to seeing the mental health of individuals, rather than the availability of guns as the defining dimension of gun violence.</w:t>
      </w:r>
    </w:p>
    <w:p w14:paraId="233EE5E9" w14:textId="77777777" w:rsidR="00486913" w:rsidRPr="0055433B" w:rsidRDefault="00266379">
      <w:pPr>
        <w:spacing w:line="480" w:lineRule="auto"/>
        <w:ind w:firstLine="720"/>
        <w:jc w:val="both"/>
        <w:rPr>
          <w:rFonts w:ascii="Times New Roman" w:hAnsi="Times New Roman" w:cs="Times New Roman"/>
          <w:color w:val="000000" w:themeColor="text1"/>
        </w:rPr>
        <w:pPrChange w:id="908" w:author="Bishoy Zaki" w:date="2026-02-16T14:24:00Z" w16du:dateUtc="2026-02-16T13:24:00Z">
          <w:pPr/>
        </w:pPrChange>
      </w:pPr>
      <w:r w:rsidRPr="0055433B">
        <w:rPr>
          <w:rFonts w:ascii="Times New Roman" w:hAnsi="Times New Roman" w:cs="Times New Roman"/>
          <w:color w:val="000000" w:themeColor="text1"/>
        </w:rPr>
        <w:t>It is also important to distinguish between policy beliefs and policy preferences, and to highlight how beliefs influence preferences. As noted by Plümer (2024), policy preferences “refer to the goals of actors within a specific policymaking context” (9). Some argue that policy preferences are policy core beliefs associated with preferred policy approaches and constitute policy core policy preferences (Jenkins-Smith et al., 2018). While policy beliefs and policy preferences are both cognitive learning products, beliefs exist a priori and inform preferences in the same way beliefs inform attitudes (Fishbein &amp; Ajzen, 2011; Nowlin, 2019). Beliefs can inform the perceived effectiveness of a policy approach, whereas preferences, like attitudes, are stated as “I support” or “I oppose” that policy approach (Moyson, 2017; Plümer, 2024). As noted, the hierarchical nature of belief systems means that beliefs range from abstract to particular with the more abstract beliefs influencing the more particular beliefs. Therefore, secondary beliefs are the beliefs closest to policy preferences. For example, a secondary belief that a carbon tax is an efficient and effective way to address climate change would translate into support for a carbon tax, i.e., a policy preference.</w:t>
      </w:r>
    </w:p>
    <w:p w14:paraId="233EE5EA" w14:textId="63D1839A" w:rsidR="00486913" w:rsidRPr="0055433B" w:rsidRDefault="00486913">
      <w:pPr>
        <w:rPr>
          <w:rFonts w:ascii="Times New Roman" w:hAnsi="Times New Roman" w:cs="Times New Roman"/>
          <w:color w:val="000000" w:themeColor="text1"/>
        </w:rPr>
      </w:pPr>
      <w:hyperlink w:anchor="fig-defs">
        <w:r w:rsidRPr="0055433B">
          <w:rPr>
            <w:rFonts w:ascii="Times New Roman" w:hAnsi="Times New Roman" w:cs="Times New Roman"/>
            <w:color w:val="000000" w:themeColor="text1"/>
          </w:rPr>
          <w:t>Figure 3.1</w:t>
        </w:r>
      </w:hyperlink>
      <w:r w:rsidR="00266379" w:rsidRPr="0055433B">
        <w:rPr>
          <w:rFonts w:ascii="Times New Roman" w:hAnsi="Times New Roman" w:cs="Times New Roman"/>
          <w:color w:val="000000" w:themeColor="text1"/>
        </w:rPr>
        <w:t xml:space="preserve"> illustrates our formulation of the relationships between policy beliefs, issue definitions, and policy preferences.</w:t>
      </w:r>
    </w:p>
    <w:tbl>
      <w:tblPr>
        <w:tblW w:w="5000" w:type="pct"/>
        <w:tblLayout w:type="fixed"/>
        <w:tblLook w:val="0000" w:firstRow="0" w:lastRow="0" w:firstColumn="0" w:lastColumn="0" w:noHBand="0" w:noVBand="0"/>
      </w:tblPr>
      <w:tblGrid>
        <w:gridCol w:w="9360"/>
      </w:tblGrid>
      <w:tr w:rsidR="00486913" w:rsidRPr="0055433B" w14:paraId="233EE5ED" w14:textId="77777777">
        <w:tc>
          <w:tcPr>
            <w:tcW w:w="7920" w:type="dxa"/>
          </w:tcPr>
          <w:p w14:paraId="233EE5EB" w14:textId="77777777" w:rsidR="00486913" w:rsidRPr="0055433B" w:rsidRDefault="00266379">
            <w:pPr>
              <w:spacing w:before="200"/>
              <w:rPr>
                <w:rFonts w:ascii="Times New Roman" w:hAnsi="Times New Roman" w:cs="Times New Roman"/>
                <w:color w:val="000000" w:themeColor="text1"/>
              </w:rPr>
            </w:pPr>
            <w:bookmarkStart w:id="909" w:name="fig-defs"/>
            <w:r w:rsidRPr="0055433B">
              <w:rPr>
                <w:rFonts w:ascii="Times New Roman" w:hAnsi="Times New Roman" w:cs="Times New Roman"/>
                <w:color w:val="000000" w:themeColor="text1"/>
              </w:rPr>
              <w:t>Figure 3.1: Policy Beliefs, Issue Definitions, and Preferences</w:t>
            </w:r>
          </w:p>
          <w:p w14:paraId="233EE5E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0" wp14:editId="458C6A70">
                  <wp:extent cx="5824728" cy="1666875"/>
                  <wp:effectExtent l="0" t="0" r="508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hap3_files/figure-docx/mermaid-figure-1.png"/>
                          <pic:cNvPicPr>
                            <a:picLocks noChangeAspect="1" noChangeArrowheads="1"/>
                          </pic:cNvPicPr>
                        </pic:nvPicPr>
                        <pic:blipFill>
                          <a:blip r:embed="rId8"/>
                          <a:stretch>
                            <a:fillRect/>
                          </a:stretch>
                        </pic:blipFill>
                        <pic:spPr bwMode="auto">
                          <a:xfrm>
                            <a:off x="0" y="0"/>
                            <a:ext cx="5828079" cy="1667834"/>
                          </a:xfrm>
                          <a:prstGeom prst="rect">
                            <a:avLst/>
                          </a:prstGeom>
                          <a:noFill/>
                          <a:ln w="9525">
                            <a:noFill/>
                            <a:headEnd/>
                            <a:tailEnd/>
                          </a:ln>
                        </pic:spPr>
                      </pic:pic>
                    </a:graphicData>
                  </a:graphic>
                </wp:inline>
              </w:drawing>
            </w:r>
          </w:p>
        </w:tc>
        <w:bookmarkEnd w:id="909"/>
      </w:tr>
    </w:tbl>
    <w:p w14:paraId="67F4EF5E" w14:textId="77777777" w:rsidR="00705DEB" w:rsidRDefault="00705DEB">
      <w:pPr>
        <w:rPr>
          <w:ins w:id="910" w:author="Bishoy Zaki" w:date="2026-02-16T14:24:00Z" w16du:dateUtc="2026-02-16T13:24:00Z"/>
          <w:rFonts w:ascii="Times New Roman" w:hAnsi="Times New Roman" w:cs="Times New Roman"/>
          <w:color w:val="000000" w:themeColor="text1"/>
        </w:rPr>
      </w:pPr>
    </w:p>
    <w:p w14:paraId="233EE5EE" w14:textId="4F32B920" w:rsidR="00486913" w:rsidRPr="0055433B" w:rsidRDefault="00266379">
      <w:pPr>
        <w:spacing w:line="480" w:lineRule="auto"/>
        <w:ind w:firstLine="720"/>
        <w:jc w:val="both"/>
        <w:rPr>
          <w:rFonts w:ascii="Times New Roman" w:hAnsi="Times New Roman" w:cs="Times New Roman"/>
          <w:color w:val="000000" w:themeColor="text1"/>
        </w:rPr>
        <w:pPrChange w:id="911" w:author="Bishoy Zaki" w:date="2026-02-16T14:24:00Z" w16du:dateUtc="2026-02-16T13:24:00Z">
          <w:pPr/>
        </w:pPrChange>
      </w:pPr>
      <w:r w:rsidRPr="0055433B">
        <w:rPr>
          <w:rFonts w:ascii="Times New Roman" w:hAnsi="Times New Roman" w:cs="Times New Roman"/>
          <w:color w:val="000000" w:themeColor="text1"/>
        </w:rPr>
        <w:t xml:space="preserve">As shown in </w:t>
      </w:r>
      <w:r w:rsidR="00486913">
        <w:fldChar w:fldCharType="begin"/>
      </w:r>
      <w:r w:rsidR="00486913">
        <w:instrText>HYPERLINK \l "fig-defs" \h</w:instrText>
      </w:r>
      <w:r w:rsidR="00486913">
        <w:fldChar w:fldCharType="separate"/>
      </w:r>
      <w:r w:rsidR="00486913" w:rsidRPr="0055433B">
        <w:rPr>
          <w:rFonts w:ascii="Times New Roman" w:hAnsi="Times New Roman" w:cs="Times New Roman"/>
          <w:color w:val="000000" w:themeColor="text1"/>
        </w:rPr>
        <w:t>Figure 3.1</w:t>
      </w:r>
      <w:r w:rsidR="00486913">
        <w:fldChar w:fldCharType="end"/>
      </w:r>
      <w:r w:rsidRPr="0055433B">
        <w:rPr>
          <w:rFonts w:ascii="Times New Roman" w:hAnsi="Times New Roman" w:cs="Times New Roman"/>
          <w:color w:val="000000" w:themeColor="text1"/>
        </w:rPr>
        <w:t xml:space="preserve">, deep core beliefs shape policy core beliefs, which consist of the issue definition, or the aggregated salience of the various issue dimensions. Policy core beliefs inform secondary </w:t>
      </w:r>
      <w:r w:rsidRPr="0055433B">
        <w:rPr>
          <w:rFonts w:ascii="Times New Roman" w:hAnsi="Times New Roman" w:cs="Times New Roman"/>
          <w:color w:val="000000" w:themeColor="text1"/>
        </w:rPr>
        <w:lastRenderedPageBreak/>
        <w:t>beliefs, which in turn inform policy preferences. While learning as belief updating could occur for any belief, they become less likely to change as they become increasingly applicable to multiple policy issues. It is rare that deep core beliefs such as political ideology or cultural worldviews change, whereas narrowly focused secondary beliefs are the most likely to change. Policy core beliefs are more likely to change than deep core beliefs but less likely than secondary beliefs. Since preferences follow from beliefs, policy preferences are more likely to change following a change in secondary or policy core beliefs.</w:t>
      </w:r>
    </w:p>
    <w:p w14:paraId="233EE5EF" w14:textId="77777777" w:rsidR="00486913" w:rsidRPr="0055433B" w:rsidRDefault="00266379">
      <w:pPr>
        <w:spacing w:line="480" w:lineRule="auto"/>
        <w:ind w:firstLine="720"/>
        <w:jc w:val="both"/>
        <w:rPr>
          <w:rFonts w:ascii="Times New Roman" w:hAnsi="Times New Roman" w:cs="Times New Roman"/>
          <w:color w:val="000000" w:themeColor="text1"/>
        </w:rPr>
        <w:pPrChange w:id="912" w:author="Bishoy Zaki" w:date="2026-02-16T14:24:00Z" w16du:dateUtc="2026-02-16T13:24:00Z">
          <w:pPr/>
        </w:pPrChange>
      </w:pPr>
      <w:r w:rsidRPr="0055433B">
        <w:rPr>
          <w:rFonts w:ascii="Times New Roman" w:hAnsi="Times New Roman" w:cs="Times New Roman"/>
          <w:color w:val="000000" w:themeColor="text1"/>
        </w:rPr>
        <w:t>Policy-oriented learning is associated with belief system changes within a subsystem. However, ACF scholarship has also noted that belief reinforcement can be a type of or an outcome of policy-oriented learning (Nohrstedt et al., 2023; Pattison, 2018). Indeed, belief reinforcement seems to be the most common type of policy-oriented learning (Weible et al., 2023). Recent work has proposed that policy learning as change and reinforcement can be explained when policy beliefs are understood as a probability distribution with a central tendency (the belief) and variance (uncertainty about the belief) (Nowlin, 2024). With this approach, learning as belief change occurs when there is a shift in the central tendency, and learning as belief reinforcement occurs when there is a reduction in variance. Using this approach, policy-oriented learning outcomes include no change in beliefs (i.e., no learning), belief reinforcement (i.e., a reduction in uncertainty), belief change (i.e., learning, or a significant shift in the central tendency), or belief change and reinforcement (i.e., a shift in beliefs and a reduction of uncertainty) (Nowlin, 2024). The likelihood of belief change is a function of the strength of the belief, with firmly held beliefs with low uncertainty, less likely to change than less firmly held or less certain beliefs (Jenkins-Smith et al., 2018; Nowlin, 2021).</w:t>
      </w:r>
    </w:p>
    <w:p w14:paraId="233EE5F0" w14:textId="77777777" w:rsidR="00486913" w:rsidRPr="0055433B" w:rsidRDefault="00266379">
      <w:pPr>
        <w:spacing w:line="480" w:lineRule="auto"/>
        <w:ind w:firstLine="720"/>
        <w:jc w:val="both"/>
        <w:rPr>
          <w:rFonts w:ascii="Times New Roman" w:hAnsi="Times New Roman" w:cs="Times New Roman"/>
          <w:color w:val="000000" w:themeColor="text1"/>
        </w:rPr>
        <w:pPrChange w:id="913" w:author="Bishoy Zaki" w:date="2026-02-16T14:24:00Z" w16du:dateUtc="2026-02-16T13:24:00Z">
          <w:pPr/>
        </w:pPrChange>
      </w:pPr>
      <w:r w:rsidRPr="0055433B">
        <w:rPr>
          <w:rFonts w:ascii="Times New Roman" w:hAnsi="Times New Roman" w:cs="Times New Roman"/>
          <w:color w:val="000000" w:themeColor="text1"/>
        </w:rPr>
        <w:t xml:space="preserve">Beliefs systems are comprised of deep core belief, policy core beliefs that include issue definitions, and secondary beliefs that inform policy preferences. The ubiquity of information surrounding policy actors provides opportunities to learn (i.e., update beliefs). As noted, the interaction between information and heuristics, biases, and beliefs has long been understood as important for policy outcomes (Deutsch, 1963; Simon, 1997); yet, little work has focused explicitly on those interactions as a driver of learning as belief updating. Drawing on work developed from Punctuated Equilibrium Theory (PET), we define information </w:t>
      </w:r>
      <w:r w:rsidRPr="0055433B">
        <w:rPr>
          <w:rFonts w:ascii="Times New Roman" w:hAnsi="Times New Roman" w:cs="Times New Roman"/>
          <w:color w:val="000000" w:themeColor="text1"/>
        </w:rPr>
        <w:lastRenderedPageBreak/>
        <w:t>as signals regarding problems and solutions that emanate throughout the policymaking system (Jones &amp; Baumgartner, 2005b; Workman et al., 2009). Information processing occurs once those signals are attended to by policy actors.</w:t>
      </w:r>
    </w:p>
    <w:p w14:paraId="233EE5F1" w14:textId="246C36F7" w:rsidR="00486913" w:rsidRPr="0055433B" w:rsidRDefault="00266379">
      <w:pPr>
        <w:spacing w:line="480" w:lineRule="auto"/>
        <w:ind w:firstLine="720"/>
        <w:jc w:val="both"/>
        <w:rPr>
          <w:rFonts w:ascii="Times New Roman" w:hAnsi="Times New Roman" w:cs="Times New Roman"/>
          <w:color w:val="000000" w:themeColor="text1"/>
        </w:rPr>
        <w:pPrChange w:id="914" w:author="Bishoy Zaki" w:date="2026-02-16T14:24:00Z" w16du:dateUtc="2026-02-16T13:24:00Z">
          <w:pPr/>
        </w:pPrChange>
      </w:pPr>
      <w:r w:rsidRPr="0055433B">
        <w:rPr>
          <w:rFonts w:ascii="Times New Roman" w:hAnsi="Times New Roman" w:cs="Times New Roman"/>
          <w:color w:val="000000" w:themeColor="text1"/>
        </w:rPr>
        <w:t>The nature of information and information processing for policymaking is discussed in detail in Chapter 5. Briefly, information for policymaking is imperfect, costly, and asymmetric; however, policy actors face incentives to share information otherwise they risk allowing other actors to define the policy issue. Therefore, information about policy problems is ubiquitous in the policy process. It comes in the form of information about conditions and problems collected by government agencies (e.g., inflation, unemployment, crime), lobbying by interest groups, reporting by the media, and public opinion data, among many others. Additionally, focusing events, such as a disaster, terrorist attack, or pandemic provides strong information signals about potential problems (Birkland, 1997, 1998, 2004; DeLeo et al., 2021). Information flows need to be processed to determine what, if any, actions need to be taken. However, given the amount of information present, only some information signals are processed, and many others are ignored. In the next section, we lay out the learning through information processing model.</w:t>
      </w:r>
    </w:p>
    <w:p w14:paraId="233EE5F2" w14:textId="77777777" w:rsidR="00486913" w:rsidRPr="003D459E" w:rsidRDefault="00266379">
      <w:pPr>
        <w:rPr>
          <w:rFonts w:ascii="Times New Roman" w:hAnsi="Times New Roman"/>
          <w:b/>
          <w:color w:val="000000" w:themeColor="text1"/>
          <w:sz w:val="24"/>
          <w:rPrChange w:id="915" w:author="Bishoy Zaki" w:date="2026-02-16T14:24:00Z" w16du:dateUtc="2026-02-16T13:24:00Z">
            <w:rPr>
              <w:rFonts w:ascii="Times New Roman" w:hAnsi="Times New Roman"/>
              <w:color w:val="000000" w:themeColor="text1"/>
            </w:rPr>
          </w:rPrChange>
        </w:rPr>
      </w:pPr>
      <w:bookmarkStart w:id="916" w:name="X387419a65463316c8b72b03d9583e7a823f7af3"/>
      <w:bookmarkEnd w:id="839"/>
      <w:r w:rsidRPr="003D459E">
        <w:rPr>
          <w:rFonts w:ascii="Times New Roman" w:hAnsi="Times New Roman"/>
          <w:b/>
          <w:color w:val="000000" w:themeColor="text1"/>
          <w:sz w:val="24"/>
          <w:rPrChange w:id="917" w:author="Bishoy Zaki" w:date="2026-02-16T14:24:00Z" w16du:dateUtc="2026-02-16T13:24:00Z">
            <w:rPr>
              <w:rFonts w:ascii="Times New Roman" w:hAnsi="Times New Roman"/>
              <w:color w:val="000000" w:themeColor="text1"/>
            </w:rPr>
          </w:rPrChange>
        </w:rPr>
        <w:t>3.3 Learning and Information Processing Model</w:t>
      </w:r>
    </w:p>
    <w:p w14:paraId="233EE5F3" w14:textId="77777777" w:rsidR="00486913" w:rsidRPr="0055433B" w:rsidRDefault="00266379">
      <w:pPr>
        <w:spacing w:line="480" w:lineRule="auto"/>
        <w:ind w:firstLine="720"/>
        <w:jc w:val="both"/>
        <w:rPr>
          <w:rFonts w:ascii="Times New Roman" w:hAnsi="Times New Roman" w:cs="Times New Roman"/>
          <w:color w:val="000000" w:themeColor="text1"/>
        </w:rPr>
        <w:pPrChange w:id="918" w:author="Bishoy Zaki" w:date="2026-02-16T14:24:00Z" w16du:dateUtc="2026-02-16T13:24:00Z">
          <w:pPr/>
        </w:pPrChange>
      </w:pPr>
      <w:r w:rsidRPr="0055433B">
        <w:rPr>
          <w:rFonts w:ascii="Times New Roman" w:hAnsi="Times New Roman" w:cs="Times New Roman"/>
          <w:color w:val="000000" w:themeColor="text1"/>
        </w:rPr>
        <w:t>Recent work combined policy-oriented learning with insights from the literature on information processing to develop a model of policy learning through information processing (Nowlin, 2021). The model is focused on cognitive processes associated with learning and uses a Bayesian framework to illustrate belief change or updating. In brief, a Bayesian framework involves a prior belief, information that is attended to and processed through a likelihood function, and a posterior belief that is a function of the prior beliefs and the information. Information signals that receive no or little attention are not processed further.</w:t>
      </w:r>
    </w:p>
    <w:p w14:paraId="233EE5F4" w14:textId="6537D08E" w:rsidR="00486913" w:rsidRPr="0055433B" w:rsidRDefault="00266379">
      <w:pPr>
        <w:spacing w:line="480" w:lineRule="auto"/>
        <w:ind w:firstLine="720"/>
        <w:jc w:val="both"/>
        <w:rPr>
          <w:rFonts w:ascii="Times New Roman" w:hAnsi="Times New Roman" w:cs="Times New Roman"/>
          <w:color w:val="000000" w:themeColor="text1"/>
        </w:rPr>
        <w:pPrChange w:id="919" w:author="Bishoy Zaki" w:date="2026-02-16T14:24:00Z" w16du:dateUtc="2026-02-16T13:24:00Z">
          <w:pPr/>
        </w:pPrChange>
      </w:pPr>
      <w:r w:rsidRPr="0055433B">
        <w:rPr>
          <w:rFonts w:ascii="Times New Roman" w:hAnsi="Times New Roman" w:cs="Times New Roman"/>
          <w:color w:val="000000" w:themeColor="text1"/>
        </w:rPr>
        <w:t xml:space="preserve">In more formal terms and using notation from Druckman &amp; McGrath (2019), the model includes a prior belief that is understood as a probability distribution about the true state of the world expressed as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where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is the true state of the world,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is an individual’s belief about the state of the </w:t>
      </w:r>
      <w:r w:rsidRPr="0055433B">
        <w:rPr>
          <w:rFonts w:ascii="Times New Roman" w:hAnsi="Times New Roman" w:cs="Times New Roman"/>
          <w:color w:val="000000" w:themeColor="text1"/>
        </w:rPr>
        <w:lastRenderedPageBreak/>
        <w:t xml:space="preserve">world, 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is their uncertainty about their beliefs. Next, the individual encounters some information, </w:t>
      </w:r>
      <w:r w:rsidRPr="0055433B">
        <w:rPr>
          <w:rFonts w:ascii="Times New Roman" w:hAnsi="Times New Roman" w:cs="Times New Roman"/>
          <w:i/>
          <w:iCs/>
          <w:color w:val="000000" w:themeColor="text1"/>
        </w:rPr>
        <w:t>x</w:t>
      </w:r>
      <w:r w:rsidRPr="0055433B">
        <w:rPr>
          <w:rFonts w:ascii="Times New Roman" w:hAnsi="Times New Roman" w:cs="Times New Roman"/>
          <w:color w:val="000000" w:themeColor="text1"/>
        </w:rPr>
        <w:t xml:space="preserve">, expressed as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where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represents the individual’s likelihood function or how </w:t>
      </w:r>
      <w:del w:id="920" w:author="Bishoy Zaki" w:date="2026-02-16T14:24:00Z" w16du:dateUtc="2026-02-16T13:24:00Z">
        <w:r w:rsidR="001B54B5" w:rsidRPr="00EE26F4">
          <w:rPr>
            <w:rFonts w:ascii="Times New Roman" w:hAnsi="Times New Roman" w:cs="Times New Roman"/>
            <w:color w:val="000000" w:themeColor="text1"/>
          </w:rPr>
          <w:delText>she</w:delText>
        </w:r>
      </w:del>
      <w:ins w:id="921" w:author="Bishoy Zaki" w:date="2026-02-16T14:24:00Z" w16du:dateUtc="2026-02-16T13:24:00Z">
        <w:r w:rsidR="00827B57">
          <w:rPr>
            <w:rFonts w:ascii="Times New Roman" w:hAnsi="Times New Roman" w:cs="Times New Roman"/>
            <w:color w:val="000000" w:themeColor="text1"/>
          </w:rPr>
          <w:t>they</w:t>
        </w:r>
      </w:ins>
      <w:r w:rsidRPr="0055433B">
        <w:rPr>
          <w:rFonts w:ascii="Times New Roman" w:hAnsi="Times New Roman" w:cs="Times New Roman"/>
          <w:color w:val="000000" w:themeColor="text1"/>
        </w:rPr>
        <w:t xml:space="preserve"> processes and weights the information. Finally, the individual updates </w:t>
      </w:r>
      <w:del w:id="922" w:author="Bishoy Zaki" w:date="2026-02-16T14:24:00Z" w16du:dateUtc="2026-02-16T13:24:00Z">
        <w:r w:rsidR="001B54B5" w:rsidRPr="00EE26F4">
          <w:rPr>
            <w:rFonts w:ascii="Times New Roman" w:hAnsi="Times New Roman" w:cs="Times New Roman"/>
            <w:color w:val="000000" w:themeColor="text1"/>
          </w:rPr>
          <w:delText>her</w:delText>
        </w:r>
      </w:del>
      <w:ins w:id="923" w:author="Bishoy Zaki" w:date="2026-02-16T14:24:00Z" w16du:dateUtc="2026-02-16T13:24:00Z">
        <w:r w:rsidR="00827B57">
          <w:rPr>
            <w:rFonts w:ascii="Times New Roman" w:hAnsi="Times New Roman" w:cs="Times New Roman"/>
            <w:color w:val="000000" w:themeColor="text1"/>
          </w:rPr>
          <w:t>their</w:t>
        </w:r>
      </w:ins>
      <w:r w:rsidRPr="0055433B">
        <w:rPr>
          <w:rFonts w:ascii="Times New Roman" w:hAnsi="Times New Roman" w:cs="Times New Roman"/>
          <w:color w:val="000000" w:themeColor="text1"/>
        </w:rPr>
        <w:t xml:space="preserve"> beliefs in light of the information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|x).</w:t>
      </w:r>
    </w:p>
    <w:p w14:paraId="233EE5F5" w14:textId="77777777" w:rsidR="00486913" w:rsidRPr="0055433B" w:rsidRDefault="00266379">
      <w:pPr>
        <w:rPr>
          <w:rFonts w:ascii="Times New Roman" w:hAnsi="Times New Roman" w:cs="Times New Roman"/>
          <w:color w:val="000000" w:themeColor="text1"/>
        </w:rPr>
      </w:pPr>
      <w:r w:rsidRPr="0055433B">
        <w:rPr>
          <w:rFonts w:ascii="Times New Roman" w:hAnsi="Times New Roman" w:cs="Times New Roman"/>
          <w:color w:val="000000" w:themeColor="text1"/>
        </w:rPr>
        <w:t>The steps of the learning through information processing model include:</w:t>
      </w:r>
    </w:p>
    <w:p w14:paraId="233EE5F6"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t>Prior belief</w:t>
      </w:r>
      <w:r w:rsidRPr="0055433B">
        <w:rPr>
          <w:rFonts w:ascii="Times New Roman" w:hAnsi="Times New Roman" w:cs="Times New Roman"/>
          <w:color w:val="000000" w:themeColor="text1"/>
        </w:rPr>
        <w:t xml:space="preserv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w:t>
      </w:r>
    </w:p>
    <w:p w14:paraId="233EE5F7"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t>Processing of information, x (likelihood function)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w:t>
      </w:r>
    </w:p>
    <w:p w14:paraId="233EE5F8"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t>Posterior belief</w:t>
      </w:r>
      <w:r w:rsidRPr="0055433B">
        <w:rPr>
          <w:rFonts w:ascii="Times New Roman" w:hAnsi="Times New Roman" w:cs="Times New Roman"/>
          <w:color w:val="000000" w:themeColor="text1"/>
        </w:rPr>
        <w:t xml:space="preserv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|x)</w:t>
      </w:r>
    </w:p>
    <w:p w14:paraId="233EE5F9" w14:textId="77777777" w:rsidR="00486913" w:rsidRPr="0055433B" w:rsidRDefault="00266379">
      <w:pPr>
        <w:spacing w:line="480" w:lineRule="auto"/>
        <w:ind w:firstLine="360"/>
        <w:jc w:val="both"/>
        <w:rPr>
          <w:rFonts w:ascii="Times New Roman" w:hAnsi="Times New Roman" w:cs="Times New Roman"/>
          <w:color w:val="000000" w:themeColor="text1"/>
        </w:rPr>
        <w:pPrChange w:id="924" w:author="Bishoy Zaki" w:date="2026-02-16T14:24:00Z" w16du:dateUtc="2026-02-16T13:24:00Z">
          <w:pPr/>
        </w:pPrChange>
      </w:pPr>
      <w:r w:rsidRPr="0055433B">
        <w:rPr>
          <w:rFonts w:ascii="Times New Roman" w:hAnsi="Times New Roman" w:cs="Times New Roman"/>
          <w:color w:val="000000" w:themeColor="text1"/>
        </w:rPr>
        <w:t xml:space="preserve">Under this model, learning only occurs when beliefs or belief certainty changes </w:t>
      </w:r>
      <w:r w:rsidRPr="0055433B">
        <w:rPr>
          <w:rFonts w:ascii="Times New Roman" w:hAnsi="Times New Roman" w:cs="Times New Roman"/>
          <w:i/>
          <w:iCs/>
          <w:color w:val="000000" w:themeColor="text1"/>
        </w:rPr>
        <w:t>in the direction of the information</w:t>
      </w:r>
      <w:r w:rsidRPr="0055433B">
        <w:rPr>
          <w:rFonts w:ascii="Times New Roman" w:hAnsi="Times New Roman" w:cs="Times New Roman"/>
          <w:color w:val="000000" w:themeColor="text1"/>
        </w:rPr>
        <w:t xml:space="preserve"> (Nowlin, 2021, 2024). In other words, learning occurs only when the updated beliefs are congruent with the processed information. The model is about the process of learning and does not consider the validity of the beliefs or the information, or how receivers of information process that information. As noted by Coppock (2023), “people are free to have bonkers prior beliefs and loopy likelihood functions” </w:t>
      </w:r>
      <w:r w:rsidRPr="00536C70">
        <w:rPr>
          <w:rFonts w:ascii="Times New Roman" w:hAnsi="Times New Roman"/>
          <w:color w:val="000000" w:themeColor="text1"/>
          <w:highlight w:val="yellow"/>
          <w:rPrChange w:id="925" w:author="Bishoy Zaki" w:date="2026-02-16T14:24:00Z" w16du:dateUtc="2026-02-16T13:24:00Z">
            <w:rPr>
              <w:rFonts w:ascii="Times New Roman" w:hAnsi="Times New Roman"/>
              <w:color w:val="000000" w:themeColor="text1"/>
            </w:rPr>
          </w:rPrChange>
        </w:rPr>
        <w:t>(123)</w:t>
      </w:r>
      <w:r w:rsidRPr="0055433B">
        <w:rPr>
          <w:rFonts w:ascii="Times New Roman" w:hAnsi="Times New Roman" w:cs="Times New Roman"/>
          <w:color w:val="000000" w:themeColor="text1"/>
        </w:rPr>
        <w:t xml:space="preserve">. Additionally, if individuals were perfectly rational and motivated solely for accuracy, then the posterior beliefs would be updated in direct proportion to the information. In other words, a “strong” information signal – one that is valid, credible, reliable, and reflects the true state of the world – would lead to shifts in beliefs that reflect the strength of the signal. However, individuals are not perfectly rational and, therefore, will weight the information, as noted by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based on the strength of their prior beliefs (Nowlin, 2021). As a result, information and information processing may or may not lead to learning. Next, we discuss several possible learning outcomes that result from the learning process described above.</w:t>
      </w:r>
    </w:p>
    <w:p w14:paraId="233EE5FA" w14:textId="77777777" w:rsidR="00486913" w:rsidRPr="001D1685" w:rsidRDefault="00266379">
      <w:pPr>
        <w:rPr>
          <w:rFonts w:ascii="Times New Roman" w:hAnsi="Times New Roman"/>
          <w:b/>
          <w:color w:val="000000" w:themeColor="text1"/>
          <w:rPrChange w:id="926" w:author="Bishoy Zaki" w:date="2026-02-16T14:24:00Z" w16du:dateUtc="2026-02-16T13:24:00Z">
            <w:rPr>
              <w:rFonts w:ascii="Times New Roman" w:hAnsi="Times New Roman"/>
              <w:color w:val="000000" w:themeColor="text1"/>
            </w:rPr>
          </w:rPrChange>
        </w:rPr>
      </w:pPr>
      <w:bookmarkStart w:id="927" w:name="learning-outcomes-related-to-beliefs"/>
      <w:r w:rsidRPr="001D1685">
        <w:rPr>
          <w:rFonts w:ascii="Times New Roman" w:hAnsi="Times New Roman"/>
          <w:b/>
          <w:color w:val="000000" w:themeColor="text1"/>
          <w:rPrChange w:id="928" w:author="Bishoy Zaki" w:date="2026-02-16T14:24:00Z" w16du:dateUtc="2026-02-16T13:24:00Z">
            <w:rPr>
              <w:rFonts w:ascii="Times New Roman" w:hAnsi="Times New Roman"/>
              <w:color w:val="000000" w:themeColor="text1"/>
            </w:rPr>
          </w:rPrChange>
        </w:rPr>
        <w:t>3.3.1 Learning Outcomes Related to Beliefs</w:t>
      </w:r>
    </w:p>
    <w:p w14:paraId="233EE5FB" w14:textId="77777777" w:rsidR="00486913" w:rsidRPr="0055433B" w:rsidRDefault="00266379">
      <w:pPr>
        <w:spacing w:line="480" w:lineRule="auto"/>
        <w:ind w:firstLine="720"/>
        <w:jc w:val="both"/>
        <w:rPr>
          <w:rFonts w:ascii="Times New Roman" w:hAnsi="Times New Roman" w:cs="Times New Roman"/>
          <w:color w:val="000000" w:themeColor="text1"/>
        </w:rPr>
        <w:pPrChange w:id="929" w:author="Bishoy Zaki" w:date="2026-02-16T14:24:00Z" w16du:dateUtc="2026-02-16T13:24:00Z">
          <w:pPr/>
        </w:pPrChange>
      </w:pPr>
      <w:r w:rsidRPr="0055433B">
        <w:rPr>
          <w:rFonts w:ascii="Times New Roman" w:hAnsi="Times New Roman" w:cs="Times New Roman"/>
          <w:color w:val="000000" w:themeColor="text1"/>
        </w:rPr>
        <w:t xml:space="preserve">The process of learning through information processing leads to several possible outcomes, or products based on the motivation and biases of the individual or group. As noted, beliefs are probability distributions with a central tendency (the belief),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and uncertainty,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about the belief. Changes in either </w:t>
      </w:r>
      <w:r w:rsidRPr="0055433B">
        <w:rPr>
          <w:rFonts w:ascii="Times New Roman" w:hAnsi="Times New Roman" w:cs="Times New Roman"/>
          <w:color w:val="000000" w:themeColor="text1"/>
        </w:rPr>
        <w:lastRenderedPageBreak/>
        <w:t>the belief or certainty are a possible outcome; however, the changes must reflect the information to be considered learning.</w:t>
      </w:r>
      <w:r w:rsidRPr="0055433B">
        <w:rPr>
          <w:rFonts w:ascii="Times New Roman" w:hAnsi="Times New Roman" w:cs="Times New Roman"/>
          <w:color w:val="000000" w:themeColor="text1"/>
        </w:rPr>
        <w:footnoteReference w:id="2"/>
      </w:r>
    </w:p>
    <w:p w14:paraId="233EE5FC" w14:textId="77777777" w:rsidR="00486913" w:rsidRPr="0055433B" w:rsidRDefault="00266379">
      <w:pPr>
        <w:rPr>
          <w:rFonts w:ascii="Times New Roman" w:hAnsi="Times New Roman" w:cs="Times New Roman"/>
          <w:color w:val="000000" w:themeColor="text1"/>
        </w:rPr>
      </w:pPr>
      <w:r w:rsidRPr="0055433B">
        <w:rPr>
          <w:rFonts w:ascii="Times New Roman" w:hAnsi="Times New Roman" w:cs="Times New Roman"/>
          <w:color w:val="000000" w:themeColor="text1"/>
        </w:rPr>
        <w:t>Possible learning outcomes associated with beliefs include:</w:t>
      </w:r>
    </w:p>
    <w:p w14:paraId="233EE5FD"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No learning: No change in beliefs or level of certainty</w:t>
      </w:r>
    </w:p>
    <w:p w14:paraId="233EE5FE"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Belief decay: A decrease in certainty</w:t>
      </w:r>
    </w:p>
    <w:p w14:paraId="233EE5FF"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Belief reinforcement: An increase in certainty</w:t>
      </w:r>
    </w:p>
    <w:p w14:paraId="233EE600"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Belief change: A change in the central tendency of the belief distribution</w:t>
      </w:r>
    </w:p>
    <w:p w14:paraId="233EE601" w14:textId="77777777" w:rsidR="00486913" w:rsidRPr="0055433B" w:rsidRDefault="00266379">
      <w:pPr>
        <w:spacing w:line="480" w:lineRule="auto"/>
        <w:ind w:firstLine="360"/>
        <w:jc w:val="both"/>
        <w:rPr>
          <w:rFonts w:ascii="Times New Roman" w:hAnsi="Times New Roman" w:cs="Times New Roman"/>
          <w:color w:val="000000" w:themeColor="text1"/>
        </w:rPr>
        <w:pPrChange w:id="931" w:author="Bishoy Zaki" w:date="2026-02-16T14:24:00Z" w16du:dateUtc="2026-02-16T13:24:00Z">
          <w:pPr/>
        </w:pPrChange>
      </w:pPr>
      <w:r w:rsidRPr="0055433B">
        <w:rPr>
          <w:rFonts w:ascii="Times New Roman" w:hAnsi="Times New Roman" w:cs="Times New Roman"/>
          <w:color w:val="000000" w:themeColor="text1"/>
        </w:rPr>
        <w:t>Additionally, belief changes may be coupled with decay and/or reinforcement as both the beliefs and the certainty change in response to information. For example, Nowlin (2024) finds that following a deliberative mini-public about several environmental issues, participants’ beliefs changed in various ways on different topics. Participants experienced several possible outcomes, including no learning (no changes in beliefs or certainty), belief changes (a significant shift in the mean), and belief reinforcement (a reduction in uncertainty). Additionally, on some issues, participants saw belief change and reinforcement, where beliefs changed in conjunction with a decrease in uncertainty.</w:t>
      </w:r>
    </w:p>
    <w:p w14:paraId="233EE602" w14:textId="77777777" w:rsidR="00486913" w:rsidRPr="0055433B" w:rsidRDefault="00266379">
      <w:pPr>
        <w:spacing w:line="480" w:lineRule="auto"/>
        <w:ind w:firstLine="360"/>
        <w:jc w:val="both"/>
        <w:rPr>
          <w:rFonts w:ascii="Times New Roman" w:hAnsi="Times New Roman" w:cs="Times New Roman"/>
          <w:color w:val="000000" w:themeColor="text1"/>
        </w:rPr>
        <w:pPrChange w:id="932" w:author="Bishoy Zaki" w:date="2026-02-16T14:24:00Z" w16du:dateUtc="2026-02-16T13:24:00Z">
          <w:pPr/>
        </w:pPrChange>
      </w:pPr>
      <w:r w:rsidRPr="0055433B">
        <w:rPr>
          <w:rFonts w:ascii="Times New Roman" w:hAnsi="Times New Roman" w:cs="Times New Roman"/>
          <w:color w:val="000000" w:themeColor="text1"/>
        </w:rPr>
        <w:t>As noted, if individuals were comprehensively rational and motivated for accuracy, then they would update their beliefs in a way that is proportionate to the information. However, it is well known that individuals are not comprehensively rational and are often motivated to reach specific conclusions rather than accuracy, which makes belief change in response to information much less likely (Jones, 2017; Kunda, 1990). In addition, several possible biases reduce the likelihood that individuals or groups learn in light of information, including in-group/out-group, confirmation bias, desirability bias, availability bias, negativity bias (loss aversion), anchoring bias, and status-quo bias (Heikkila et al., 2024).</w:t>
      </w:r>
    </w:p>
    <w:p w14:paraId="233EE603" w14:textId="77777777" w:rsidR="00486913" w:rsidRPr="0055433B" w:rsidRDefault="00266379">
      <w:pPr>
        <w:spacing w:line="480" w:lineRule="auto"/>
        <w:ind w:firstLine="360"/>
        <w:jc w:val="both"/>
        <w:rPr>
          <w:rFonts w:ascii="Times New Roman" w:hAnsi="Times New Roman" w:cs="Times New Roman"/>
          <w:color w:val="000000" w:themeColor="text1"/>
        </w:rPr>
        <w:pPrChange w:id="933" w:author="Bishoy Zaki" w:date="2026-02-16T14:24:00Z" w16du:dateUtc="2026-02-16T13:24:00Z">
          <w:pPr/>
        </w:pPrChange>
      </w:pPr>
      <w:r w:rsidRPr="0055433B">
        <w:rPr>
          <w:rFonts w:ascii="Times New Roman" w:hAnsi="Times New Roman" w:cs="Times New Roman"/>
          <w:color w:val="000000" w:themeColor="text1"/>
        </w:rPr>
        <w:lastRenderedPageBreak/>
        <w:t>With the policy learning through information processing model, motivated reasoning and biased information processing are captured by the interaction between prior beliefs and the likelihood function. The likelihood function is how the information is processed and weighted, and information signals are processed and weighted disproportionately, with some signals ignored and others weighted strongly. In a Bayesian framework, the posterior belief is proportional to the prior belief multiplied by the likelihood function, meaning that a strong prior and/or a strong weighting of information signals will determine the degree to which beliefs change. This process likely underlies many common biases. For example, confirmation bias can be understood as the over-weighting of information that confirms prior beliefs and the under-weighting of information that challenges prior beliefs.</w:t>
      </w:r>
    </w:p>
    <w:p w14:paraId="233EE604" w14:textId="77777777" w:rsidR="00486913" w:rsidRPr="0055433B" w:rsidRDefault="00266379">
      <w:pPr>
        <w:spacing w:line="480" w:lineRule="auto"/>
        <w:ind w:firstLine="360"/>
        <w:jc w:val="both"/>
        <w:rPr>
          <w:rFonts w:ascii="Times New Roman" w:hAnsi="Times New Roman" w:cs="Times New Roman"/>
          <w:color w:val="000000" w:themeColor="text1"/>
        </w:rPr>
        <w:pPrChange w:id="934" w:author="Bishoy Zaki" w:date="2026-02-16T14:24:00Z" w16du:dateUtc="2026-02-16T13:24:00Z">
          <w:pPr/>
        </w:pPrChange>
      </w:pPr>
      <w:r w:rsidRPr="0055433B">
        <w:rPr>
          <w:rFonts w:ascii="Times New Roman" w:hAnsi="Times New Roman" w:cs="Times New Roman"/>
          <w:color w:val="000000" w:themeColor="text1"/>
        </w:rPr>
        <w:t>Additionally, the interaction of prior beliefs and the likelihood function varies by type of belief. Deep core beliefs would provide strong prior beliefs and act as a filter to weight information. While not impossible, changing deep core beliefs would take an exceptionally strong information signal that was weighted appropriately. Policy core beliefs are also difficult to change and would also require a strong information signal. However, policy core beliefs may become eroded as different dimensions of an issue start to shift and become more (less) salient as a result of information. Learning regarding policy core beliefs can happen when an issue gets redefined. Finally, secondary beliefs and subsequent policy preferences are the beliefs most likely to change as the prior beliefs associated with secondary aspects or policy preferences are the least strongly held.</w:t>
      </w:r>
    </w:p>
    <w:p w14:paraId="233EE605" w14:textId="77777777" w:rsidR="00486913" w:rsidRPr="003D459E" w:rsidRDefault="00266379">
      <w:pPr>
        <w:rPr>
          <w:rFonts w:ascii="Times New Roman" w:hAnsi="Times New Roman"/>
          <w:b/>
          <w:color w:val="000000" w:themeColor="text1"/>
          <w:sz w:val="24"/>
          <w:rPrChange w:id="935" w:author="Bishoy Zaki" w:date="2026-02-16T14:24:00Z" w16du:dateUtc="2026-02-16T13:24:00Z">
            <w:rPr>
              <w:rFonts w:ascii="Times New Roman" w:hAnsi="Times New Roman"/>
              <w:color w:val="000000" w:themeColor="text1"/>
            </w:rPr>
          </w:rPrChange>
        </w:rPr>
      </w:pPr>
      <w:bookmarkStart w:id="936" w:name="conclusion-1"/>
      <w:bookmarkEnd w:id="916"/>
      <w:bookmarkEnd w:id="927"/>
      <w:r w:rsidRPr="003D459E">
        <w:rPr>
          <w:rFonts w:ascii="Times New Roman" w:hAnsi="Times New Roman"/>
          <w:b/>
          <w:color w:val="000000" w:themeColor="text1"/>
          <w:sz w:val="24"/>
          <w:rPrChange w:id="937" w:author="Bishoy Zaki" w:date="2026-02-16T14:24:00Z" w16du:dateUtc="2026-02-16T13:24:00Z">
            <w:rPr>
              <w:rFonts w:ascii="Times New Roman" w:hAnsi="Times New Roman"/>
              <w:color w:val="000000" w:themeColor="text1"/>
            </w:rPr>
          </w:rPrChange>
        </w:rPr>
        <w:t>3.4 Conclusion</w:t>
      </w:r>
    </w:p>
    <w:p w14:paraId="233EE606" w14:textId="77777777" w:rsidR="00486913" w:rsidRPr="0055433B" w:rsidRDefault="00266379">
      <w:pPr>
        <w:spacing w:line="480" w:lineRule="auto"/>
        <w:ind w:firstLine="720"/>
        <w:jc w:val="both"/>
        <w:rPr>
          <w:rFonts w:ascii="Times New Roman" w:hAnsi="Times New Roman" w:cs="Times New Roman"/>
          <w:color w:val="000000" w:themeColor="text1"/>
        </w:rPr>
        <w:pPrChange w:id="938" w:author="Bishoy Zaki" w:date="2026-02-16T14:24:00Z" w16du:dateUtc="2026-02-16T13:24:00Z">
          <w:pPr/>
        </w:pPrChange>
      </w:pPr>
      <w:r w:rsidRPr="0055433B">
        <w:rPr>
          <w:rFonts w:ascii="Times New Roman" w:hAnsi="Times New Roman" w:cs="Times New Roman"/>
          <w:color w:val="000000" w:themeColor="text1"/>
        </w:rPr>
        <w:t xml:space="preserve">In this chapter we outlined a model of policy learning based in the interaction of beliefs, including deep core, policy core, and secondary, and information. The model is based in a Bayesian framework with prior beliefs that have a distribution with a central tendency and variance, a likelihood function where information signals are weighted, and posterior beliefs which are also a distribution and include a central tendency and variance. The central tendency, the variance, or both may shift as a result of information </w:t>
      </w:r>
      <w:r w:rsidRPr="0055433B">
        <w:rPr>
          <w:rFonts w:ascii="Times New Roman" w:hAnsi="Times New Roman" w:cs="Times New Roman"/>
          <w:color w:val="000000" w:themeColor="text1"/>
        </w:rPr>
        <w:lastRenderedPageBreak/>
        <w:t>processing. Therefore, the model produces several possible outcomes, including no learning, belief decay, belief reinforcement, and belief change.</w:t>
      </w:r>
    </w:p>
    <w:p w14:paraId="233EE607" w14:textId="35A4F9F7" w:rsidR="00486913" w:rsidRDefault="00266379">
      <w:pPr>
        <w:spacing w:line="480" w:lineRule="auto"/>
        <w:ind w:firstLine="720"/>
        <w:jc w:val="both"/>
        <w:rPr>
          <w:rFonts w:ascii="Times New Roman" w:hAnsi="Times New Roman" w:cs="Times New Roman"/>
          <w:color w:val="000000" w:themeColor="text1"/>
        </w:rPr>
        <w:pPrChange w:id="939" w:author="Bishoy Zaki" w:date="2026-02-16T14:24:00Z" w16du:dateUtc="2026-02-16T13:24:00Z">
          <w:pPr/>
        </w:pPrChange>
      </w:pPr>
      <w:r w:rsidRPr="0055433B">
        <w:rPr>
          <w:rFonts w:ascii="Times New Roman" w:hAnsi="Times New Roman" w:cs="Times New Roman"/>
          <w:color w:val="000000" w:themeColor="text1"/>
        </w:rPr>
        <w:t xml:space="preserve">This model of learning is intended to be generalizable enough to capture many of the elements of learning discussed in Chapter 2. For example, the model can be applied to multiple conceptual approaches and theoretical descriptors of learning shown in </w:t>
      </w:r>
      <w:r w:rsidR="00486913">
        <w:fldChar w:fldCharType="begin"/>
      </w:r>
      <w:r w:rsidR="00486913">
        <w:instrText>HYPERLINK \l "tbl-learn-concept" \h</w:instrText>
      </w:r>
      <w:r w:rsidR="00486913">
        <w:fldChar w:fldCharType="separate"/>
      </w:r>
      <w:r w:rsidR="00486913" w:rsidRPr="0055433B">
        <w:rPr>
          <w:rFonts w:ascii="Times New Roman" w:hAnsi="Times New Roman" w:cs="Times New Roman"/>
          <w:color w:val="000000" w:themeColor="text1"/>
        </w:rPr>
        <w:t>Table 2.1</w:t>
      </w:r>
      <w:r w:rsidR="00486913">
        <w:fldChar w:fldCharType="end"/>
      </w:r>
      <w:r w:rsidRPr="0055433B">
        <w:rPr>
          <w:rFonts w:ascii="Times New Roman" w:hAnsi="Times New Roman" w:cs="Times New Roman"/>
          <w:color w:val="000000" w:themeColor="text1"/>
        </w:rPr>
        <w:t xml:space="preserve">. The focus of the model is on process and mechanisms of learning as well as the outcomes of learning. While it is grounded in micro-foundations, its insights can be scaled to the meso and macro level (see </w:t>
      </w:r>
      <w:r w:rsidR="00486913">
        <w:fldChar w:fldCharType="begin"/>
      </w:r>
      <w:r w:rsidR="00486913">
        <w:instrText>HYPERLINK \l "tbl-learn-levels" \h</w:instrText>
      </w:r>
      <w:r w:rsidR="00486913">
        <w:fldChar w:fldCharType="separate"/>
      </w:r>
      <w:r w:rsidR="00486913" w:rsidRPr="0055433B">
        <w:rPr>
          <w:rFonts w:ascii="Times New Roman" w:hAnsi="Times New Roman" w:cs="Times New Roman"/>
          <w:color w:val="000000" w:themeColor="text1"/>
        </w:rPr>
        <w:t>Table 2.2</w:t>
      </w:r>
      <w:r w:rsidR="00486913">
        <w:fldChar w:fldCharType="end"/>
      </w:r>
      <w:r w:rsidRPr="0055433B">
        <w:rPr>
          <w:rFonts w:ascii="Times New Roman" w:hAnsi="Times New Roman" w:cs="Times New Roman"/>
          <w:color w:val="000000" w:themeColor="text1"/>
        </w:rPr>
        <w:t xml:space="preserve">), as we assume a similar learning process for individuals and collectives. Finally, the model can account for various types, modes, mechanisms, forms, and degrees of learning shown in </w:t>
      </w:r>
      <w:r w:rsidR="00486913">
        <w:fldChar w:fldCharType="begin"/>
      </w:r>
      <w:r w:rsidR="00486913">
        <w:instrText>HYPERLINK \l "tbl-learn-descript" \h</w:instrText>
      </w:r>
      <w:r w:rsidR="00486913">
        <w:fldChar w:fldCharType="separate"/>
      </w:r>
      <w:r w:rsidR="00486913" w:rsidRPr="0055433B">
        <w:rPr>
          <w:rFonts w:ascii="Times New Roman" w:hAnsi="Times New Roman" w:cs="Times New Roman"/>
          <w:color w:val="000000" w:themeColor="text1"/>
        </w:rPr>
        <w:t>Table 2.3</w:t>
      </w:r>
      <w:r w:rsidR="00486913">
        <w:fldChar w:fldCharType="end"/>
      </w:r>
      <w:r w:rsidRPr="0055433B">
        <w:rPr>
          <w:rFonts w:ascii="Times New Roman" w:hAnsi="Times New Roman" w:cs="Times New Roman"/>
          <w:color w:val="000000" w:themeColor="text1"/>
        </w:rPr>
        <w:t>. In the next chapter, we examine the model empirically using US public opinion data about nuclear energy before and after the Fukishima nuclear accident.</w:t>
      </w:r>
    </w:p>
    <w:p w14:paraId="233EE608" w14:textId="4EFB569F" w:rsidR="00486913" w:rsidRPr="00090C9C" w:rsidRDefault="00266379">
      <w:pPr>
        <w:pStyle w:val="Heading1"/>
        <w:rPr>
          <w:ins w:id="940" w:author="Bishoy Zaki" w:date="2026-02-16T14:24:00Z" w16du:dateUtc="2026-02-16T13:24:00Z"/>
          <w:rFonts w:ascii="Times New Roman" w:hAnsi="Times New Roman" w:cs="Times New Roman"/>
          <w:b/>
          <w:bCs/>
          <w:color w:val="000000" w:themeColor="text1"/>
          <w:lang w:val="en-GB"/>
        </w:rPr>
      </w:pPr>
      <w:bookmarkStart w:id="941" w:name="_Toc220404599"/>
      <w:bookmarkStart w:id="942" w:name="Xd61345153b2b62c79ffa17b515efcb2ad0801c2"/>
      <w:bookmarkEnd w:id="832"/>
      <w:bookmarkEnd w:id="936"/>
      <w:r w:rsidRPr="00090C9C">
        <w:rPr>
          <w:rFonts w:ascii="Times New Roman" w:hAnsi="Times New Roman"/>
          <w:b/>
          <w:color w:val="000000" w:themeColor="text1"/>
          <w:lang w:val="en-GB"/>
          <w:rPrChange w:id="943" w:author="Bishoy Zaki" w:date="2026-02-16T14:24:00Z" w16du:dateUtc="2026-02-16T13:24:00Z">
            <w:rPr>
              <w:rFonts w:ascii="Times New Roman" w:hAnsi="Times New Roman"/>
              <w:color w:val="000000" w:themeColor="text1"/>
            </w:rPr>
          </w:rPrChange>
        </w:rPr>
        <w:t xml:space="preserve">4. </w:t>
      </w:r>
      <w:del w:id="944" w:author="Bishoy Zaki" w:date="2026-02-16T14:24:00Z" w16du:dateUtc="2026-02-16T13:24:00Z">
        <w:r w:rsidR="001B54B5" w:rsidRPr="00EE26F4">
          <w:rPr>
            <w:rFonts w:ascii="Times New Roman" w:hAnsi="Times New Roman" w:cs="Times New Roman"/>
            <w:color w:val="000000" w:themeColor="text1"/>
          </w:rPr>
          <w:delText>An Application of the</w:delText>
        </w:r>
      </w:del>
      <w:ins w:id="945" w:author="Bishoy Zaki" w:date="2026-02-16T14:24:00Z" w16du:dateUtc="2026-02-16T13:24:00Z">
        <w:r w:rsidR="00AF0A56" w:rsidRPr="00090C9C">
          <w:rPr>
            <w:rFonts w:ascii="Times New Roman" w:hAnsi="Times New Roman" w:cs="Times New Roman"/>
            <w:b/>
            <w:bCs/>
            <w:color w:val="000000" w:themeColor="text1"/>
            <w:lang w:val="en-GB"/>
          </w:rPr>
          <w:t>The</w:t>
        </w:r>
      </w:ins>
      <w:r w:rsidR="00AF0A56" w:rsidRPr="00090C9C">
        <w:rPr>
          <w:rFonts w:ascii="Times New Roman" w:hAnsi="Times New Roman"/>
          <w:b/>
          <w:color w:val="000000" w:themeColor="text1"/>
          <w:lang w:val="en-GB"/>
          <w:rPrChange w:id="946" w:author="Bishoy Zaki" w:date="2026-02-16T14:24:00Z" w16du:dateUtc="2026-02-16T13:24:00Z">
            <w:rPr>
              <w:rFonts w:ascii="Times New Roman" w:hAnsi="Times New Roman"/>
              <w:color w:val="000000" w:themeColor="text1"/>
            </w:rPr>
          </w:rPrChange>
        </w:rPr>
        <w:t xml:space="preserve"> </w:t>
      </w:r>
      <w:r w:rsidRPr="00090C9C">
        <w:rPr>
          <w:rFonts w:ascii="Times New Roman" w:hAnsi="Times New Roman"/>
          <w:b/>
          <w:color w:val="000000" w:themeColor="text1"/>
          <w:lang w:val="en-GB"/>
          <w:rPrChange w:id="947" w:author="Bishoy Zaki" w:date="2026-02-16T14:24:00Z" w16du:dateUtc="2026-02-16T13:24:00Z">
            <w:rPr>
              <w:rFonts w:ascii="Times New Roman" w:hAnsi="Times New Roman"/>
              <w:color w:val="000000" w:themeColor="text1"/>
            </w:rPr>
          </w:rPrChange>
        </w:rPr>
        <w:t>Policy Learning through Information Processing Model</w:t>
      </w:r>
      <w:bookmarkEnd w:id="941"/>
      <w:ins w:id="948" w:author="Bishoy Zaki" w:date="2026-02-16T14:24:00Z" w16du:dateUtc="2026-02-16T13:24:00Z">
        <w:r w:rsidR="00AF0A56" w:rsidRPr="00090C9C">
          <w:rPr>
            <w:rFonts w:ascii="Times New Roman" w:hAnsi="Times New Roman" w:cs="Times New Roman"/>
            <w:b/>
            <w:bCs/>
            <w:color w:val="000000" w:themeColor="text1"/>
            <w:lang w:val="en-GB"/>
          </w:rPr>
          <w:t>: An application</w:t>
        </w:r>
      </w:ins>
    </w:p>
    <w:p w14:paraId="5865FEA5" w14:textId="77777777" w:rsidR="00F535CB" w:rsidRPr="00F535CB" w:rsidRDefault="00F535CB">
      <w:pPr>
        <w:rPr>
          <w:rPrChange w:id="949" w:author="Bishoy Zaki" w:date="2026-02-16T14:24:00Z" w16du:dateUtc="2026-02-16T13:24:00Z">
            <w:rPr>
              <w:rFonts w:ascii="Times New Roman" w:hAnsi="Times New Roman"/>
              <w:color w:val="000000" w:themeColor="text1"/>
            </w:rPr>
          </w:rPrChange>
        </w:rPr>
        <w:pPrChange w:id="950" w:author="Bishoy Zaki" w:date="2026-02-16T14:24:00Z" w16du:dateUtc="2026-02-16T13:24:00Z">
          <w:pPr>
            <w:pStyle w:val="Heading1"/>
          </w:pPr>
        </w:pPrChange>
      </w:pPr>
    </w:p>
    <w:p w14:paraId="233EE609" w14:textId="77777777" w:rsidR="00486913" w:rsidRPr="00635857" w:rsidRDefault="00266379">
      <w:pPr>
        <w:rPr>
          <w:rFonts w:ascii="Times New Roman" w:hAnsi="Times New Roman"/>
          <w:b/>
          <w:color w:val="000000" w:themeColor="text1"/>
          <w:sz w:val="28"/>
          <w:rPrChange w:id="951" w:author="Bishoy Zaki" w:date="2026-02-16T14:24:00Z" w16du:dateUtc="2026-02-16T13:24:00Z">
            <w:rPr>
              <w:rFonts w:ascii="Times New Roman" w:hAnsi="Times New Roman"/>
              <w:color w:val="000000" w:themeColor="text1"/>
            </w:rPr>
          </w:rPrChange>
        </w:rPr>
      </w:pPr>
      <w:bookmarkStart w:id="952" w:name="introduction-3"/>
      <w:r w:rsidRPr="00635857">
        <w:rPr>
          <w:rFonts w:ascii="Times New Roman" w:hAnsi="Times New Roman"/>
          <w:b/>
          <w:color w:val="000000" w:themeColor="text1"/>
          <w:sz w:val="28"/>
          <w:rPrChange w:id="953" w:author="Bishoy Zaki" w:date="2026-02-16T14:24:00Z" w16du:dateUtc="2026-02-16T13:24:00Z">
            <w:rPr>
              <w:rFonts w:ascii="Times New Roman" w:hAnsi="Times New Roman"/>
              <w:color w:val="000000" w:themeColor="text1"/>
            </w:rPr>
          </w:rPrChange>
        </w:rPr>
        <w:t>4.1 Introduction</w:t>
      </w:r>
    </w:p>
    <w:p w14:paraId="233EE60A" w14:textId="77777777" w:rsidR="00486913" w:rsidRPr="0055433B" w:rsidRDefault="00266379">
      <w:pPr>
        <w:spacing w:line="480" w:lineRule="auto"/>
        <w:ind w:firstLine="720"/>
        <w:jc w:val="both"/>
        <w:rPr>
          <w:rFonts w:ascii="Times New Roman" w:hAnsi="Times New Roman" w:cs="Times New Roman"/>
          <w:color w:val="000000" w:themeColor="text1"/>
        </w:rPr>
        <w:pPrChange w:id="954" w:author="Bishoy Zaki" w:date="2026-02-16T14:24:00Z" w16du:dateUtc="2026-02-16T13:24:00Z">
          <w:pPr/>
        </w:pPrChange>
      </w:pPr>
      <w:r w:rsidRPr="0055433B">
        <w:rPr>
          <w:rFonts w:ascii="Times New Roman" w:hAnsi="Times New Roman" w:cs="Times New Roman"/>
          <w:color w:val="000000" w:themeColor="text1"/>
        </w:rPr>
        <w:t>The learning through information processing model is focused on belief change following the processing of information. Drawing from the ACF, beliefs are thought to be of one of three types, including deep core, policy core, and secondary. Learning is understood as a change in beliefs. The model of learning through information processing posit the belief change is a function of the strength of the prior belief and the strength of the information signal (Nowlin, 2021).</w:t>
      </w:r>
    </w:p>
    <w:p w14:paraId="233EE60B" w14:textId="77777777" w:rsidR="00486913" w:rsidRPr="0055433B" w:rsidRDefault="00266379">
      <w:pPr>
        <w:spacing w:line="480" w:lineRule="auto"/>
        <w:ind w:firstLine="720"/>
        <w:jc w:val="both"/>
        <w:rPr>
          <w:rFonts w:ascii="Times New Roman" w:hAnsi="Times New Roman" w:cs="Times New Roman"/>
          <w:color w:val="000000" w:themeColor="text1"/>
        </w:rPr>
        <w:pPrChange w:id="955" w:author="Bishoy Zaki" w:date="2026-02-16T14:24:00Z" w16du:dateUtc="2026-02-16T13:24:00Z">
          <w:pPr/>
        </w:pPrChange>
      </w:pPr>
      <w:r w:rsidRPr="0055433B">
        <w:rPr>
          <w:rFonts w:ascii="Times New Roman" w:hAnsi="Times New Roman" w:cs="Times New Roman"/>
          <w:color w:val="000000" w:themeColor="text1"/>
        </w:rPr>
        <w:t>In this chapter, to illustrate the utility of this framework, we empirically explore the case of public opinion about nuclear energy before and after the Fukushima nuclear accident. The accident in Fukushima, Japan, was a focusing event that acted as a strong information signal about the risks of nuclear energy. In this case, we examine how policy core beliefs, specifically the issue definition of nuclear energy, and preferences for constructing new nuclear power plants changed as a result of Fukushima.</w:t>
      </w:r>
    </w:p>
    <w:p w14:paraId="233EE60C" w14:textId="602533DA" w:rsidR="00486913" w:rsidRPr="0055433B" w:rsidRDefault="00266379">
      <w:pPr>
        <w:spacing w:line="480" w:lineRule="auto"/>
        <w:ind w:firstLine="720"/>
        <w:jc w:val="both"/>
        <w:rPr>
          <w:rFonts w:ascii="Times New Roman" w:hAnsi="Times New Roman" w:cs="Times New Roman"/>
          <w:color w:val="000000" w:themeColor="text1"/>
        </w:rPr>
        <w:pPrChange w:id="956" w:author="Bishoy Zaki" w:date="2026-02-16T14:24:00Z" w16du:dateUtc="2026-02-16T13:24:00Z">
          <w:pPr/>
        </w:pPrChange>
      </w:pPr>
      <w:r w:rsidRPr="0055433B">
        <w:rPr>
          <w:rFonts w:ascii="Times New Roman" w:hAnsi="Times New Roman" w:cs="Times New Roman"/>
          <w:color w:val="000000" w:themeColor="text1"/>
        </w:rPr>
        <w:lastRenderedPageBreak/>
        <w:t xml:space="preserve">While much of the policy learning literature centers on learning among elite policy actors, we still believe that the use of public opinion data can shed light on the nature of belief systems, information processing, and learning. Indeed, public opinion data because has been used by policy process scholars to examine belief systems </w:t>
      </w:r>
      <w:del w:id="957" w:author="Bishoy Zaki" w:date="2026-02-16T14:24:00Z" w16du:dateUtc="2026-02-16T13:24:00Z">
        <w:r w:rsidR="001B54B5" w:rsidRPr="00EE26F4">
          <w:rPr>
            <w:rFonts w:ascii="Times New Roman" w:hAnsi="Times New Roman" w:cs="Times New Roman"/>
            <w:color w:val="000000" w:themeColor="text1"/>
          </w:rPr>
          <w:delText>[</w:delText>
        </w:r>
      </w:del>
      <w:r w:rsidRPr="0055433B">
        <w:rPr>
          <w:rFonts w:ascii="Times New Roman" w:hAnsi="Times New Roman" w:cs="Times New Roman"/>
          <w:color w:val="000000" w:themeColor="text1"/>
        </w:rPr>
        <w:t>e.g., Jenkins-Smith &amp; Herron (2009</w:t>
      </w:r>
      <w:del w:id="958" w:author="Bishoy Zaki" w:date="2026-02-16T14:24:00Z" w16du:dateUtc="2026-02-16T13:24:00Z">
        <w:r w:rsidR="001B54B5" w:rsidRPr="00EE26F4">
          <w:rPr>
            <w:rFonts w:ascii="Times New Roman" w:hAnsi="Times New Roman" w:cs="Times New Roman"/>
            <w:color w:val="000000" w:themeColor="text1"/>
          </w:rPr>
          <w:delText>); ]</w:delText>
        </w:r>
      </w:del>
      <w:ins w:id="959" w:author="Bishoy Zaki" w:date="2026-02-16T14:24:00Z" w16du:dateUtc="2026-02-16T13:24:00Z">
        <w:r w:rsidRPr="0055433B">
          <w:rPr>
            <w:rFonts w:ascii="Times New Roman" w:hAnsi="Times New Roman" w:cs="Times New Roman"/>
            <w:color w:val="000000" w:themeColor="text1"/>
          </w:rPr>
          <w:t>)</w:t>
        </w:r>
        <w:r w:rsidR="001B3787">
          <w:rPr>
            <w:rFonts w:ascii="Times New Roman" w:hAnsi="Times New Roman" w:cs="Times New Roman"/>
            <w:color w:val="000000" w:themeColor="text1"/>
          </w:rPr>
          <w:t>,</w:t>
        </w:r>
      </w:ins>
      <w:r w:rsidRPr="0055433B">
        <w:rPr>
          <w:rFonts w:ascii="Times New Roman" w:hAnsi="Times New Roman" w:cs="Times New Roman"/>
          <w:color w:val="000000" w:themeColor="text1"/>
        </w:rPr>
        <w:t xml:space="preserve"> and policy learning (Nowlin, 2021, 2024, 2025; Offer-Westort et al., 2026).</w:t>
      </w:r>
    </w:p>
    <w:p w14:paraId="233EE60D" w14:textId="77777777" w:rsidR="00486913" w:rsidRPr="0055433B" w:rsidRDefault="00266379">
      <w:pPr>
        <w:spacing w:line="480" w:lineRule="auto"/>
        <w:ind w:firstLine="720"/>
        <w:jc w:val="both"/>
        <w:rPr>
          <w:rFonts w:ascii="Times New Roman" w:hAnsi="Times New Roman" w:cs="Times New Roman"/>
          <w:color w:val="000000" w:themeColor="text1"/>
        </w:rPr>
        <w:pPrChange w:id="960" w:author="Bishoy Zaki" w:date="2026-02-16T14:24:00Z" w16du:dateUtc="2026-02-16T13:24:00Z">
          <w:pPr/>
        </w:pPrChange>
      </w:pPr>
      <w:r w:rsidRPr="0055433B">
        <w:rPr>
          <w:rFonts w:ascii="Times New Roman" w:hAnsi="Times New Roman" w:cs="Times New Roman"/>
          <w:color w:val="000000" w:themeColor="text1"/>
        </w:rPr>
        <w:t>One advantage of using public opinion is the number potential respondents, compared to an elite sample, and the subsequent variation available to explore compared to a small sampler of elites. Yet, research has shown that the belief systems of the public and elites have a similar structure (Herron &amp; Jenkins-Smith, 2002; Jenkins-Smith et al., 2004; Tumlison &amp; Song, 2019). Given the similar structure of belief systems, it is likely that the dynamics of policy learning associated with beliefs would be similar across elite and public samples. Making public opinion data a usable test bed to empirically explain learning through information processing. However, to approximate elites as closely as possible, we use the portion of the public sample that has received an advanced degree beyond a bachelors degree (see Ripberger et al., 2014).</w:t>
      </w:r>
    </w:p>
    <w:p w14:paraId="233EE60E" w14:textId="77777777" w:rsidR="00486913" w:rsidRPr="000C5F48" w:rsidRDefault="00266379">
      <w:pPr>
        <w:rPr>
          <w:rFonts w:ascii="Times New Roman" w:hAnsi="Times New Roman"/>
          <w:b/>
          <w:color w:val="000000" w:themeColor="text1"/>
          <w:sz w:val="24"/>
          <w:rPrChange w:id="961" w:author="Bishoy Zaki" w:date="2026-02-16T14:24:00Z" w16du:dateUtc="2026-02-16T13:24:00Z">
            <w:rPr>
              <w:rFonts w:ascii="Times New Roman" w:hAnsi="Times New Roman"/>
              <w:color w:val="000000" w:themeColor="text1"/>
            </w:rPr>
          </w:rPrChange>
        </w:rPr>
      </w:pPr>
      <w:bookmarkStart w:id="962" w:name="the-us-public-and-nuclear-energy"/>
      <w:bookmarkEnd w:id="952"/>
      <w:r w:rsidRPr="000C5F48">
        <w:rPr>
          <w:rFonts w:ascii="Times New Roman" w:hAnsi="Times New Roman"/>
          <w:b/>
          <w:color w:val="000000" w:themeColor="text1"/>
          <w:sz w:val="24"/>
          <w:rPrChange w:id="963" w:author="Bishoy Zaki" w:date="2026-02-16T14:24:00Z" w16du:dateUtc="2026-02-16T13:24:00Z">
            <w:rPr>
              <w:rFonts w:ascii="Times New Roman" w:hAnsi="Times New Roman"/>
              <w:color w:val="000000" w:themeColor="text1"/>
            </w:rPr>
          </w:rPrChange>
        </w:rPr>
        <w:t>4.2 The US Public and Nuclear Energy</w:t>
      </w:r>
    </w:p>
    <w:p w14:paraId="233EE60F" w14:textId="77777777" w:rsidR="00486913" w:rsidRPr="0055433B" w:rsidRDefault="00266379">
      <w:pPr>
        <w:spacing w:line="480" w:lineRule="auto"/>
        <w:ind w:firstLine="720"/>
        <w:jc w:val="both"/>
        <w:rPr>
          <w:rFonts w:ascii="Times New Roman" w:hAnsi="Times New Roman" w:cs="Times New Roman"/>
          <w:color w:val="000000" w:themeColor="text1"/>
        </w:rPr>
        <w:pPrChange w:id="964" w:author="Bishoy Zaki" w:date="2026-02-16T14:24:00Z" w16du:dateUtc="2026-02-16T13:24:00Z">
          <w:pPr/>
        </w:pPrChange>
      </w:pPr>
      <w:r w:rsidRPr="0055433B">
        <w:rPr>
          <w:rFonts w:ascii="Times New Roman" w:hAnsi="Times New Roman" w:cs="Times New Roman"/>
          <w:color w:val="000000" w:themeColor="text1"/>
        </w:rPr>
        <w:t>In March 2011 a large tsunami hit the coast of Japan. The nuclear plant power in Fukushima was flooded, which led to a loss of power in the plant and a subsequent release of radioactive material. Like the two previous nuclear accidents, Three Mile Island and Chernobyl, the accident at the nuclear power plant at Fukushima provided a potentially strong information signal about the risks of nuclear energy, and public support for nuclear energy tends to fall in the wake of such accidents (Besley &amp; Oh, 2014; Gupta et al., 2019). Focusing events, such as accidents at nuclear power plants, can make it more likely that those issues reach the policymaking agenda (Birkland, 1998); however, focusing events and the information signals they send also create opportunities for policy learning.</w:t>
      </w:r>
    </w:p>
    <w:p w14:paraId="233EE610" w14:textId="77777777" w:rsidR="00486913" w:rsidRPr="0055433B" w:rsidRDefault="00266379">
      <w:pPr>
        <w:spacing w:line="480" w:lineRule="auto"/>
        <w:ind w:firstLine="720"/>
        <w:jc w:val="both"/>
        <w:rPr>
          <w:rFonts w:ascii="Times New Roman" w:hAnsi="Times New Roman" w:cs="Times New Roman"/>
          <w:color w:val="000000" w:themeColor="text1"/>
        </w:rPr>
        <w:pPrChange w:id="965" w:author="Bishoy Zaki" w:date="2026-02-16T14:24:00Z" w16du:dateUtc="2026-02-16T13:24:00Z">
          <w:pPr/>
        </w:pPrChange>
      </w:pPr>
      <w:r w:rsidRPr="0055433B">
        <w:rPr>
          <w:rFonts w:ascii="Times New Roman" w:hAnsi="Times New Roman" w:cs="Times New Roman"/>
          <w:color w:val="000000" w:themeColor="text1"/>
        </w:rPr>
        <w:t xml:space="preserve">In the context of the information processing and learning model, the Fukushima accident is a strong information signal about nuclear energy, which is likely to gain the attention of policy actors, including the </w:t>
      </w:r>
      <w:r w:rsidRPr="0055433B">
        <w:rPr>
          <w:rFonts w:ascii="Times New Roman" w:hAnsi="Times New Roman" w:cs="Times New Roman"/>
          <w:color w:val="000000" w:themeColor="text1"/>
        </w:rPr>
        <w:lastRenderedPageBreak/>
        <w:t>public, leading to the processing of that signal. Yet, the signal is filtered through their belief systems, and, as laid out in the model of learning through information processing, learning occurs when beliefs are updated in the direction of the information. As noted, policy actors are assumed to have a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are about specific means to achieve policy goals. Deep core beliefs inform and constrain policy core beliefs and both deep core and policy core shape secondary beliefs. The model of learning through information processing focuses on the updating of beliefs resulting from the processing of policy relevant information. While learning as belief updating could occur for any type of belief, as beliefs become increasingly applicable to multiple policy issues they become less likely to change. It is rare that deep core beliefs such as political ideology or cultural worldviews change, whereas narrowly focused secondary beliefs are the most likely to change. Policy core beliefs are more likely to change than deep core beliefs, but less likely than secondary aspects. One way for learning to occur regarding policy core beliefs is through a shift in the issue definition that under girds policy core beliefs.</w:t>
      </w:r>
    </w:p>
    <w:p w14:paraId="233EE611" w14:textId="2E81C31B" w:rsidR="00486913" w:rsidRPr="0055433B" w:rsidRDefault="00266379">
      <w:pPr>
        <w:spacing w:line="480" w:lineRule="auto"/>
        <w:ind w:firstLine="720"/>
        <w:jc w:val="both"/>
        <w:rPr>
          <w:rFonts w:ascii="Times New Roman" w:hAnsi="Times New Roman" w:cs="Times New Roman"/>
          <w:color w:val="000000" w:themeColor="text1"/>
        </w:rPr>
        <w:pPrChange w:id="966" w:author="Bishoy Zaki" w:date="2026-02-16T14:24:00Z" w16du:dateUtc="2026-02-16T13:24:00Z">
          <w:pPr/>
        </w:pPrChange>
      </w:pPr>
      <w:r w:rsidRPr="0055433B">
        <w:rPr>
          <w:rFonts w:ascii="Times New Roman" w:hAnsi="Times New Roman" w:cs="Times New Roman"/>
          <w:color w:val="000000" w:themeColor="text1"/>
        </w:rPr>
        <w:t xml:space="preserve">At the heart of policy core beliefs is the issue definition, or the various dimensions of the issue weighted by their salience. As dimensions are added or the salience of the dimensions change, learning regarding policy core beliefs becomes more likely. Following changes to the issue definition, policy core beliefs are likely to be updated. With the model of policy learning through information processing, learning occurs when the information signal is strong relative to the prior beliefs. Strongly held prior beliefs would only change with an extremely strong and heavily weighted information signal. In the case of nuclear energy, the Fukushima accident was a strong signal about the risks of nuclear energy and likely made the dimensions of risks associated with nuclear energy more salient, thus altering the issue definition and thereby alternating the policy core beliefs. As shown in </w:t>
      </w:r>
      <w:r w:rsidR="00486913">
        <w:fldChar w:fldCharType="begin"/>
      </w:r>
      <w:r w:rsidR="00486913">
        <w:instrText>HYPERLINK \l "fig-defs" \h</w:instrText>
      </w:r>
      <w:r w:rsidR="00486913">
        <w:fldChar w:fldCharType="separate"/>
      </w:r>
      <w:r w:rsidR="00486913" w:rsidRPr="0055433B">
        <w:rPr>
          <w:rFonts w:ascii="Times New Roman" w:hAnsi="Times New Roman" w:cs="Times New Roman"/>
          <w:color w:val="000000" w:themeColor="text1"/>
        </w:rPr>
        <w:t>Figure 3.1</w:t>
      </w:r>
      <w:r w:rsidR="00486913">
        <w:fldChar w:fldCharType="end"/>
      </w:r>
      <w:r w:rsidRPr="0055433B">
        <w:rPr>
          <w:rFonts w:ascii="Times New Roman" w:hAnsi="Times New Roman" w:cs="Times New Roman"/>
          <w:color w:val="000000" w:themeColor="text1"/>
        </w:rPr>
        <w:t xml:space="preserve">, policy preferences may change following the updating of policy core beliefs. This process for nuclear energy is shown in </w:t>
      </w:r>
      <w:r w:rsidR="00486913">
        <w:fldChar w:fldCharType="begin"/>
      </w:r>
      <w:r w:rsidR="00486913">
        <w:instrText>HYPERLINK \l "fig-model" \h</w:instrText>
      </w:r>
      <w:r w:rsidR="00486913">
        <w:fldChar w:fldCharType="separate"/>
      </w:r>
      <w:r w:rsidR="00486913" w:rsidRPr="0055433B">
        <w:rPr>
          <w:rFonts w:ascii="Times New Roman" w:hAnsi="Times New Roman" w:cs="Times New Roman"/>
          <w:color w:val="000000" w:themeColor="text1"/>
        </w:rPr>
        <w:t>Figure 4.1</w:t>
      </w:r>
      <w:r w:rsidR="00486913">
        <w:fldChar w:fldCharType="end"/>
      </w:r>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14" w14:textId="77777777">
        <w:tc>
          <w:tcPr>
            <w:tcW w:w="7920" w:type="dxa"/>
          </w:tcPr>
          <w:p w14:paraId="233EE612" w14:textId="77777777" w:rsidR="00486913" w:rsidRPr="0055433B" w:rsidRDefault="00266379">
            <w:pPr>
              <w:spacing w:before="200"/>
              <w:rPr>
                <w:rFonts w:ascii="Times New Roman" w:hAnsi="Times New Roman" w:cs="Times New Roman"/>
                <w:color w:val="000000" w:themeColor="text1"/>
              </w:rPr>
            </w:pPr>
            <w:bookmarkStart w:id="967" w:name="fig-model"/>
            <w:r w:rsidRPr="0055433B">
              <w:rPr>
                <w:rFonts w:ascii="Times New Roman" w:hAnsi="Times New Roman" w:cs="Times New Roman"/>
                <w:color w:val="000000" w:themeColor="text1"/>
              </w:rPr>
              <w:lastRenderedPageBreak/>
              <w:t>Figure 4.1: Ideology, Nuclear Energy Beliefs, and Preferences for More Nuclear Plants</w:t>
            </w:r>
          </w:p>
          <w:p w14:paraId="233EE61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2" wp14:editId="653A62AC">
                  <wp:extent cx="5843016" cy="16916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hap4_files/figure-docx/mermaid-figure-1.png"/>
                          <pic:cNvPicPr>
                            <a:picLocks noChangeAspect="1" noChangeArrowheads="1"/>
                          </pic:cNvPicPr>
                        </pic:nvPicPr>
                        <pic:blipFill>
                          <a:blip r:embed="rId9"/>
                          <a:stretch>
                            <a:fillRect/>
                          </a:stretch>
                        </pic:blipFill>
                        <pic:spPr bwMode="auto">
                          <a:xfrm>
                            <a:off x="0" y="0"/>
                            <a:ext cx="5846709" cy="1692709"/>
                          </a:xfrm>
                          <a:prstGeom prst="rect">
                            <a:avLst/>
                          </a:prstGeom>
                          <a:noFill/>
                          <a:ln w="9525">
                            <a:noFill/>
                            <a:headEnd/>
                            <a:tailEnd/>
                          </a:ln>
                        </pic:spPr>
                      </pic:pic>
                    </a:graphicData>
                  </a:graphic>
                </wp:inline>
              </w:drawing>
            </w:r>
          </w:p>
        </w:tc>
        <w:bookmarkEnd w:id="967"/>
      </w:tr>
    </w:tbl>
    <w:p w14:paraId="29AE626E" w14:textId="77777777" w:rsidR="003065CE" w:rsidRDefault="003065CE" w:rsidP="003065CE">
      <w:pPr>
        <w:jc w:val="both"/>
        <w:rPr>
          <w:ins w:id="968" w:author="Bishoy Zaki" w:date="2026-02-16T14:24:00Z" w16du:dateUtc="2026-02-16T13:24:00Z"/>
          <w:rFonts w:ascii="Times New Roman" w:hAnsi="Times New Roman" w:cs="Times New Roman"/>
          <w:color w:val="000000" w:themeColor="text1"/>
        </w:rPr>
      </w:pPr>
    </w:p>
    <w:p w14:paraId="233EE615" w14:textId="327E46C9" w:rsidR="00486913" w:rsidRPr="0055433B" w:rsidRDefault="00266379">
      <w:pPr>
        <w:spacing w:line="480" w:lineRule="auto"/>
        <w:ind w:firstLine="720"/>
        <w:jc w:val="both"/>
        <w:rPr>
          <w:rFonts w:ascii="Times New Roman" w:hAnsi="Times New Roman" w:cs="Times New Roman"/>
          <w:color w:val="000000" w:themeColor="text1"/>
        </w:rPr>
        <w:pPrChange w:id="969" w:author="Bishoy Zaki" w:date="2026-02-16T14:24:00Z" w16du:dateUtc="2026-02-16T13:24:00Z">
          <w:pPr/>
        </w:pPrChange>
      </w:pPr>
      <w:r w:rsidRPr="0055433B">
        <w:rPr>
          <w:rFonts w:ascii="Times New Roman" w:hAnsi="Times New Roman" w:cs="Times New Roman"/>
          <w:color w:val="000000" w:themeColor="text1"/>
        </w:rPr>
        <w:t xml:space="preserve">As shown in </w:t>
      </w:r>
      <w:r w:rsidR="00486913">
        <w:fldChar w:fldCharType="begin"/>
      </w:r>
      <w:r w:rsidR="00486913">
        <w:instrText>HYPERLINK \l "fig-model" \h</w:instrText>
      </w:r>
      <w:r w:rsidR="00486913">
        <w:fldChar w:fldCharType="separate"/>
      </w:r>
      <w:r w:rsidR="00486913" w:rsidRPr="0055433B">
        <w:rPr>
          <w:rFonts w:ascii="Times New Roman" w:hAnsi="Times New Roman" w:cs="Times New Roman"/>
          <w:color w:val="000000" w:themeColor="text1"/>
        </w:rPr>
        <w:t>Figure 4.1</w:t>
      </w:r>
      <w:r w:rsidR="00486913">
        <w:fldChar w:fldCharType="end"/>
      </w:r>
      <w:r w:rsidRPr="0055433B">
        <w:rPr>
          <w:rFonts w:ascii="Times New Roman" w:hAnsi="Times New Roman" w:cs="Times New Roman"/>
          <w:color w:val="000000" w:themeColor="text1"/>
        </w:rPr>
        <w:t xml:space="preserve">, information is processed relative to deep core beliefs (i.e., political ideology), and as a result the issue definition of nuclear energy (i.e., policy core beliefs) is potentially updated. Note that the issue definition of nuclear energy is constituted by dimensions associated with the benefits and risks of nuclear energy. The updating of policy preferences results from the same learning dynamic. Information processing occurs along the chain of deep core beliefs </w:t>
      </w:r>
      <m:oMath>
        <m:r>
          <m:rPr>
            <m:sty m:val="p"/>
          </m:rPr>
          <w:rPr>
            <w:rFonts w:ascii="Cambria Math" w:hAnsi="Cambria Math" w:cs="Times New Roman"/>
            <w:color w:val="000000" w:themeColor="text1"/>
          </w:rPr>
          <m:t>→</m:t>
        </m:r>
      </m:oMath>
      <w:r w:rsidRPr="0055433B">
        <w:rPr>
          <w:rFonts w:ascii="Times New Roman" w:hAnsi="Times New Roman" w:cs="Times New Roman"/>
          <w:color w:val="000000" w:themeColor="text1"/>
        </w:rPr>
        <w:t xml:space="preserve"> policy core beliefs </w:t>
      </w:r>
      <m:oMath>
        <m:r>
          <m:rPr>
            <m:sty m:val="p"/>
          </m:rPr>
          <w:rPr>
            <w:rFonts w:ascii="Cambria Math" w:hAnsi="Cambria Math" w:cs="Times New Roman"/>
            <w:color w:val="000000" w:themeColor="text1"/>
          </w:rPr>
          <m:t>→</m:t>
        </m:r>
      </m:oMath>
      <w:r w:rsidRPr="0055433B">
        <w:rPr>
          <w:rFonts w:ascii="Times New Roman" w:hAnsi="Times New Roman" w:cs="Times New Roman"/>
          <w:color w:val="000000" w:themeColor="text1"/>
        </w:rPr>
        <w:t xml:space="preserve"> policy preferences, and updating occurs when the information signal is sufficiently strong relative to the prior belief or preference. Learning happens if the beliefs or the certainty associated with the beliefs change significantly. To </w:t>
      </w:r>
      <w:del w:id="970" w:author="Bishoy Zaki" w:date="2026-02-16T14:24:00Z" w16du:dateUtc="2026-02-16T13:24:00Z">
        <w:r w:rsidR="001B54B5" w:rsidRPr="00EE26F4">
          <w:rPr>
            <w:rFonts w:ascii="Times New Roman" w:hAnsi="Times New Roman" w:cs="Times New Roman"/>
            <w:color w:val="000000" w:themeColor="text1"/>
          </w:rPr>
          <w:delText>estimate</w:delText>
        </w:r>
      </w:del>
      <w:ins w:id="971" w:author="Bishoy Zaki" w:date="2026-02-16T14:24:00Z" w16du:dateUtc="2026-02-16T13:24:00Z">
        <w:r w:rsidR="003B319A">
          <w:rPr>
            <w:rFonts w:ascii="Times New Roman" w:hAnsi="Times New Roman" w:cs="Times New Roman"/>
            <w:color w:val="000000" w:themeColor="text1"/>
          </w:rPr>
          <w:t>empirically deploy</w:t>
        </w:r>
      </w:ins>
      <w:r w:rsidR="003B319A">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 xml:space="preserve">the model shown in </w:t>
      </w:r>
      <w:r w:rsidR="00486913">
        <w:fldChar w:fldCharType="begin"/>
      </w:r>
      <w:r w:rsidR="00486913">
        <w:instrText>HYPERLINK \l "fig-model" \h</w:instrText>
      </w:r>
      <w:r w:rsidR="00486913">
        <w:fldChar w:fldCharType="separate"/>
      </w:r>
      <w:r w:rsidR="00486913" w:rsidRPr="0055433B">
        <w:rPr>
          <w:rFonts w:ascii="Times New Roman" w:hAnsi="Times New Roman" w:cs="Times New Roman"/>
          <w:color w:val="000000" w:themeColor="text1"/>
        </w:rPr>
        <w:t>Figure 4.1</w:t>
      </w:r>
      <w:r w:rsidR="00486913">
        <w:fldChar w:fldCharType="end"/>
      </w:r>
      <w:r w:rsidRPr="0055433B">
        <w:rPr>
          <w:rFonts w:ascii="Times New Roman" w:hAnsi="Times New Roman" w:cs="Times New Roman"/>
          <w:color w:val="000000" w:themeColor="text1"/>
        </w:rPr>
        <w:t xml:space="preserve"> we use survey data of the US public collected over 17 years.</w:t>
      </w:r>
    </w:p>
    <w:p w14:paraId="233EE616" w14:textId="77777777" w:rsidR="00486913" w:rsidRPr="000C5F48" w:rsidRDefault="00266379">
      <w:pPr>
        <w:rPr>
          <w:rFonts w:ascii="Times New Roman" w:hAnsi="Times New Roman"/>
          <w:b/>
          <w:color w:val="000000" w:themeColor="text1"/>
          <w:sz w:val="24"/>
          <w:rPrChange w:id="972" w:author="Bishoy Zaki" w:date="2026-02-16T14:24:00Z" w16du:dateUtc="2026-02-16T13:24:00Z">
            <w:rPr>
              <w:rFonts w:ascii="Times New Roman" w:hAnsi="Times New Roman"/>
              <w:color w:val="000000" w:themeColor="text1"/>
            </w:rPr>
          </w:rPrChange>
        </w:rPr>
      </w:pPr>
      <w:bookmarkStart w:id="973" w:name="data-and-measures"/>
      <w:bookmarkEnd w:id="962"/>
      <w:r w:rsidRPr="003B319A">
        <w:rPr>
          <w:rFonts w:ascii="Times New Roman" w:hAnsi="Times New Roman"/>
          <w:b/>
          <w:color w:val="000000" w:themeColor="text1"/>
          <w:sz w:val="24"/>
          <w:rPrChange w:id="974" w:author="Bishoy Zaki" w:date="2026-02-16T14:24:00Z" w16du:dateUtc="2026-02-16T13:24:00Z">
            <w:rPr>
              <w:rFonts w:ascii="Times New Roman" w:hAnsi="Times New Roman"/>
              <w:color w:val="000000" w:themeColor="text1"/>
            </w:rPr>
          </w:rPrChange>
        </w:rPr>
        <w:t>4.3 Data and Measures</w:t>
      </w:r>
    </w:p>
    <w:p w14:paraId="233EE617" w14:textId="77777777" w:rsidR="00486913" w:rsidRPr="0055433B" w:rsidRDefault="00266379">
      <w:pPr>
        <w:spacing w:line="480" w:lineRule="auto"/>
        <w:ind w:firstLine="720"/>
        <w:jc w:val="both"/>
        <w:rPr>
          <w:rFonts w:ascii="Times New Roman" w:hAnsi="Times New Roman" w:cs="Times New Roman"/>
          <w:color w:val="000000" w:themeColor="text1"/>
        </w:rPr>
        <w:pPrChange w:id="975" w:author="Bishoy Zaki" w:date="2026-02-16T14:24:00Z" w16du:dateUtc="2026-02-16T13:24:00Z">
          <w:pPr/>
        </w:pPrChange>
      </w:pPr>
      <w:r w:rsidRPr="0055433B">
        <w:rPr>
          <w:rFonts w:ascii="Times New Roman" w:hAnsi="Times New Roman" w:cs="Times New Roman"/>
          <w:color w:val="000000" w:themeColor="text1"/>
        </w:rPr>
        <w:t>To examine the impact of the Fukushima accident on beliefs about nuclear energy, we draw on data from 17 years, 2006-2023, of nationwide surveys of US residents.</w:t>
      </w:r>
      <w:r w:rsidRPr="0055433B">
        <w:rPr>
          <w:rFonts w:ascii="Times New Roman" w:hAnsi="Times New Roman" w:cs="Times New Roman"/>
          <w:color w:val="000000" w:themeColor="text1"/>
        </w:rPr>
        <w:footnoteReference w:id="3"/>
      </w:r>
      <w:r w:rsidRPr="0055433B">
        <w:rPr>
          <w:rFonts w:ascii="Times New Roman" w:hAnsi="Times New Roman" w:cs="Times New Roman"/>
          <w:color w:val="000000" w:themeColor="text1"/>
        </w:rPr>
        <w:t xml:space="preserve"> In each survey, respondents were asked about their views on energy and environmental issues, including nuclear energy. Additionally, the surveys gauged the deep core beliefs of respondents by including measures of political ideology. The Institute for Public Policy Research and Analysis at the University of Oklahoma developed and administered the surveys and fielded them annually. The samples for each survey were recruited by firms including Survey Sampling </w:t>
      </w:r>
      <w:r w:rsidRPr="0055433B">
        <w:rPr>
          <w:rFonts w:ascii="Times New Roman" w:hAnsi="Times New Roman" w:cs="Times New Roman"/>
          <w:color w:val="000000" w:themeColor="text1"/>
        </w:rPr>
        <w:lastRenderedPageBreak/>
        <w:t>International and Qualtrics, and quotas were used to ensure that the samples were representative of the US population. However, our interest is in policy learning among elite policy actors, not the general public. To best account for how policy elites might update beliefs and preferences, we use only the sample of survey respondents who have completed an advanced degree. Overall, the combined surveys include 5877 respondents with advanced degrees that we use for the subsequent analysis. Next, we discuss the various measures we used to examine the beliefs and policy preferences associated with nuclear energy.</w:t>
      </w:r>
    </w:p>
    <w:p w14:paraId="233EE618" w14:textId="77777777" w:rsidR="00486913" w:rsidRPr="0055433B" w:rsidRDefault="00266379">
      <w:pPr>
        <w:rPr>
          <w:rFonts w:ascii="Times New Roman" w:hAnsi="Times New Roman" w:cs="Times New Roman"/>
          <w:color w:val="000000" w:themeColor="text1"/>
        </w:rPr>
      </w:pPr>
      <w:bookmarkStart w:id="976" w:name="deep-core-beliefs"/>
      <w:r w:rsidRPr="0055433B">
        <w:rPr>
          <w:rFonts w:ascii="Times New Roman" w:hAnsi="Times New Roman" w:cs="Times New Roman"/>
          <w:color w:val="000000" w:themeColor="text1"/>
        </w:rPr>
        <w:t>4.3.1 Deep Core Beliefs</w:t>
      </w:r>
    </w:p>
    <w:p w14:paraId="233EE619" w14:textId="77777777" w:rsidR="00486913" w:rsidRPr="0055433B" w:rsidRDefault="00266379">
      <w:pPr>
        <w:spacing w:line="480" w:lineRule="auto"/>
        <w:ind w:firstLine="720"/>
        <w:jc w:val="both"/>
        <w:rPr>
          <w:rFonts w:ascii="Times New Roman" w:hAnsi="Times New Roman" w:cs="Times New Roman"/>
          <w:color w:val="000000" w:themeColor="text1"/>
        </w:rPr>
        <w:pPrChange w:id="977" w:author="Bishoy Zaki" w:date="2026-02-16T14:24:00Z" w16du:dateUtc="2026-02-16T13:24:00Z">
          <w:pPr/>
        </w:pPrChange>
      </w:pPr>
      <w:r w:rsidRPr="0055433B">
        <w:rPr>
          <w:rFonts w:ascii="Times New Roman" w:hAnsi="Times New Roman" w:cs="Times New Roman"/>
          <w:color w:val="000000" w:themeColor="text1"/>
        </w:rPr>
        <w:t>For deep core beliefs, we use a measure of self-reported political ideology. Among the US public, support for nuclear energy is polarized along ideological lines with conservatives, on average, more supportive of nuclear energy than liberals (Besley &amp; Oh, 2014; Hawes &amp; Nowlin, 2022; Kuklinski et al., 1982; McBeth et al., 2023). To measure political ideology, respondents were asked, “On a scale of political ideology, individuals can be arranged from strongly liberal to strongly conservative. Which of the following categories best describes your views?”, with 1 indicating strongly liberal, 4 = middle of the road, and 7 = strongly conservative. The mean on the political ideology scale is 3.89, which is about at middle of the road.</w:t>
      </w:r>
    </w:p>
    <w:p w14:paraId="233EE61A" w14:textId="77777777" w:rsidR="00486913" w:rsidRPr="0055433B" w:rsidRDefault="00266379">
      <w:pPr>
        <w:rPr>
          <w:rFonts w:ascii="Times New Roman" w:hAnsi="Times New Roman" w:cs="Times New Roman"/>
          <w:color w:val="000000" w:themeColor="text1"/>
        </w:rPr>
      </w:pPr>
      <w:bookmarkStart w:id="978" w:name="Xed79c1ae286254545e1140453bfce3fb58e31bb"/>
      <w:bookmarkEnd w:id="976"/>
      <w:r w:rsidRPr="0055433B">
        <w:rPr>
          <w:rFonts w:ascii="Times New Roman" w:hAnsi="Times New Roman" w:cs="Times New Roman"/>
          <w:color w:val="000000" w:themeColor="text1"/>
        </w:rPr>
        <w:t>4.3.2 Policy Core Beliefs: The Dimensions of Nuclear Energy</w:t>
      </w:r>
    </w:p>
    <w:p w14:paraId="233EE61B" w14:textId="77777777" w:rsidR="00486913" w:rsidRPr="0055433B" w:rsidRDefault="00266379">
      <w:pPr>
        <w:spacing w:line="480" w:lineRule="auto"/>
        <w:ind w:firstLine="720"/>
        <w:jc w:val="both"/>
        <w:rPr>
          <w:rFonts w:ascii="Times New Roman" w:hAnsi="Times New Roman" w:cs="Times New Roman"/>
          <w:color w:val="000000" w:themeColor="text1"/>
        </w:rPr>
        <w:pPrChange w:id="979" w:author="Bishoy Zaki" w:date="2026-02-16T14:24:00Z" w16du:dateUtc="2026-02-16T13:24:00Z">
          <w:pPr/>
        </w:pPrChange>
      </w:pPr>
      <w:r w:rsidRPr="0055433B">
        <w:rPr>
          <w:rFonts w:ascii="Times New Roman" w:hAnsi="Times New Roman" w:cs="Times New Roman"/>
          <w:color w:val="000000" w:themeColor="text1"/>
        </w:rPr>
        <w:t>To explore the issue dimensions of nuclear energy, we rely on a set of questions regarding the risks and benefits of nuclear energy. The assumption is that views about the risks and benefits are the key drivers of how the issue of nuclear energy is defined, and that the weighting of those dimensions shapes the policy core beliefs of the nuclear energy issue.</w:t>
      </w:r>
    </w:p>
    <w:p w14:paraId="233EE61C" w14:textId="77777777" w:rsidR="00486913" w:rsidRPr="0055433B" w:rsidRDefault="00266379">
      <w:pPr>
        <w:spacing w:line="480" w:lineRule="auto"/>
        <w:ind w:firstLine="720"/>
        <w:jc w:val="both"/>
        <w:rPr>
          <w:rFonts w:ascii="Times New Roman" w:hAnsi="Times New Roman" w:cs="Times New Roman"/>
          <w:color w:val="000000" w:themeColor="text1"/>
        </w:rPr>
        <w:pPrChange w:id="980" w:author="Bishoy Zaki" w:date="2026-02-16T14:24:00Z" w16du:dateUtc="2026-02-16T13:24:00Z">
          <w:pPr/>
        </w:pPrChange>
      </w:pPr>
      <w:r w:rsidRPr="0055433B">
        <w:rPr>
          <w:rFonts w:ascii="Times New Roman" w:hAnsi="Times New Roman" w:cs="Times New Roman"/>
          <w:color w:val="000000" w:themeColor="text1"/>
        </w:rPr>
        <w:t>Respondents were asked to rate, on a zero to ten scale, their perceived risks of nuclear energy across four dimensions of risk, including an accident at a nuclear power plant, an accident during transportation or storage of nuclear materials, a terrorist attack on a nuclear plant, and diversion of fuel to make a nuclear weapon. The exact question wording was as follows:</w:t>
      </w:r>
    </w:p>
    <w:p w14:paraId="233EE61D" w14:textId="77777777" w:rsidR="00486913" w:rsidRPr="0055433B" w:rsidRDefault="00266379">
      <w:pPr>
        <w:spacing w:line="480" w:lineRule="auto"/>
        <w:ind w:firstLine="360"/>
        <w:jc w:val="both"/>
        <w:rPr>
          <w:rFonts w:ascii="Times New Roman" w:hAnsi="Times New Roman" w:cs="Times New Roman"/>
          <w:color w:val="000000" w:themeColor="text1"/>
        </w:rPr>
        <w:pPrChange w:id="981" w:author="Bishoy Zaki" w:date="2026-02-16T14:24:00Z" w16du:dateUtc="2026-02-16T13:24:00Z">
          <w:pPr/>
        </w:pPrChange>
      </w:pPr>
      <w:r w:rsidRPr="0055433B">
        <w:rPr>
          <w:rFonts w:ascii="Times New Roman" w:hAnsi="Times New Roman" w:cs="Times New Roman"/>
          <w:color w:val="000000" w:themeColor="text1"/>
        </w:rPr>
        <w:lastRenderedPageBreak/>
        <w:t>First we want to know about your beliefs concerning some of the possible risks associated with nuclear energy use in the U.S. Please consider both the likelihood of a nuclear event occurring and its potential consequences when evaluating the risk posed by each of the following on a scale from zero to ten, where zero means no risk and ten means extreme risk. [</w:t>
      </w:r>
      <w:r w:rsidRPr="0055433B">
        <w:rPr>
          <w:rFonts w:ascii="Times New Roman" w:hAnsi="Times New Roman" w:cs="Times New Roman"/>
          <w:i/>
          <w:iCs/>
          <w:color w:val="000000" w:themeColor="text1"/>
        </w:rPr>
        <w:t>Statements were presented in random order</w:t>
      </w:r>
      <w:r w:rsidRPr="0055433B">
        <w:rPr>
          <w:rFonts w:ascii="Times New Roman" w:hAnsi="Times New Roman" w:cs="Times New Roman"/>
          <w:color w:val="000000" w:themeColor="text1"/>
        </w:rPr>
        <w:t>]</w:t>
      </w:r>
    </w:p>
    <w:p w14:paraId="233EE61E"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Plant Accident</w:t>
      </w:r>
      <w:r w:rsidRPr="0055433B">
        <w:rPr>
          <w:rFonts w:ascii="Times New Roman" w:hAnsi="Times New Roman" w:cs="Times New Roman"/>
          <w:color w:val="000000" w:themeColor="text1"/>
        </w:rPr>
        <w:t>: An event at a U.S. nuclear power plant within the next 20 years that results in the release of large amounts of radiation</w:t>
      </w:r>
    </w:p>
    <w:p w14:paraId="233EE61F"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Transportation Accident</w:t>
      </w:r>
      <w:r w:rsidRPr="0055433B">
        <w:rPr>
          <w:rFonts w:ascii="Times New Roman" w:hAnsi="Times New Roman" w:cs="Times New Roman"/>
          <w:color w:val="000000" w:themeColor="text1"/>
        </w:rPr>
        <w:t>: An event during the transportation and temporary storage of spent nuclear fuel from nuclear power plants in the U.S. within the next 20 years that results in the release of large amounts of radiation</w:t>
      </w:r>
    </w:p>
    <w:p w14:paraId="233EE620"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Terrorist Attack</w:t>
      </w:r>
      <w:r w:rsidRPr="0055433B">
        <w:rPr>
          <w:rFonts w:ascii="Times New Roman" w:hAnsi="Times New Roman" w:cs="Times New Roman"/>
          <w:color w:val="000000" w:themeColor="text1"/>
        </w:rPr>
        <w:t>: A terrorist attack at a U.S. nuclear power plant within the next 20 years that results in the release of large amounts of radiation</w:t>
      </w:r>
    </w:p>
    <w:p w14:paraId="233EE621"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Weapon</w:t>
      </w:r>
      <w:r w:rsidRPr="0055433B">
        <w:rPr>
          <w:rFonts w:ascii="Times New Roman" w:hAnsi="Times New Roman" w:cs="Times New Roman"/>
          <w:color w:val="000000" w:themeColor="text1"/>
        </w:rPr>
        <w:t>: The diversion of nuclear fuel from a nuclear power plant in the U.S. within the next 20 years for the purpose of building a nuclear weapon</w:t>
      </w:r>
    </w:p>
    <w:p w14:paraId="233EE622" w14:textId="77777777" w:rsidR="00486913" w:rsidRPr="0055433B" w:rsidRDefault="00266379">
      <w:pPr>
        <w:spacing w:line="480" w:lineRule="auto"/>
        <w:ind w:firstLine="360"/>
        <w:jc w:val="both"/>
        <w:rPr>
          <w:rFonts w:ascii="Times New Roman" w:hAnsi="Times New Roman" w:cs="Times New Roman"/>
          <w:color w:val="000000" w:themeColor="text1"/>
        </w:rPr>
        <w:pPrChange w:id="982" w:author="Bishoy Zaki" w:date="2026-02-16T14:24:00Z" w16du:dateUtc="2026-02-16T13:24:00Z">
          <w:pPr/>
        </w:pPrChange>
      </w:pPr>
      <w:r w:rsidRPr="0055433B">
        <w:rPr>
          <w:rFonts w:ascii="Times New Roman" w:hAnsi="Times New Roman" w:cs="Times New Roman"/>
          <w:color w:val="000000" w:themeColor="text1"/>
        </w:rPr>
        <w:t>Similarly, respondents were asked about the benefits of nuclear energy across four dimensions, including no greenhouse gases, a source of reliable power, contributions to US energy independence, and reduced environmental damage compared to coal or oil and gas extraction.</w:t>
      </w:r>
    </w:p>
    <w:p w14:paraId="233EE623" w14:textId="77777777" w:rsidR="00486913" w:rsidRPr="0055433B" w:rsidRDefault="00266379">
      <w:pPr>
        <w:spacing w:line="480" w:lineRule="auto"/>
        <w:ind w:firstLine="360"/>
        <w:jc w:val="both"/>
        <w:rPr>
          <w:rFonts w:ascii="Times New Roman" w:hAnsi="Times New Roman" w:cs="Times New Roman"/>
          <w:color w:val="000000" w:themeColor="text1"/>
        </w:rPr>
        <w:pPrChange w:id="983" w:author="Bishoy Zaki" w:date="2026-02-16T14:24:00Z" w16du:dateUtc="2026-02-16T13:24:00Z">
          <w:pPr/>
        </w:pPrChange>
      </w:pPr>
      <w:r w:rsidRPr="0055433B">
        <w:rPr>
          <w:rFonts w:ascii="Times New Roman" w:hAnsi="Times New Roman" w:cs="Times New Roman"/>
          <w:color w:val="000000" w:themeColor="text1"/>
        </w:rPr>
        <w:t>Next we want to know about your beliefs concerning some of the possible benefits associated with nuclear energy use in the U.S. Please evaluate each of these possible benefits of nuclear energy use on a scale from zero to ten, where zero means not at all beneficial and ten means extremely beneficial. [</w:t>
      </w:r>
      <w:r w:rsidRPr="0055433B">
        <w:rPr>
          <w:rFonts w:ascii="Times New Roman" w:hAnsi="Times New Roman" w:cs="Times New Roman"/>
          <w:i/>
          <w:iCs/>
          <w:color w:val="000000" w:themeColor="text1"/>
        </w:rPr>
        <w:t>Statements were presented in random order</w:t>
      </w:r>
      <w:r w:rsidRPr="0055433B">
        <w:rPr>
          <w:rFonts w:ascii="Times New Roman" w:hAnsi="Times New Roman" w:cs="Times New Roman"/>
          <w:color w:val="000000" w:themeColor="text1"/>
        </w:rPr>
        <w:t>]</w:t>
      </w:r>
    </w:p>
    <w:p w14:paraId="233EE624"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No GHG</w:t>
      </w:r>
      <w:r w:rsidRPr="0055433B">
        <w:rPr>
          <w:rFonts w:ascii="Times New Roman" w:hAnsi="Times New Roman" w:cs="Times New Roman"/>
          <w:color w:val="000000" w:themeColor="text1"/>
        </w:rPr>
        <w:t>: Reducing environmental threats because the generation of nuclear energy does not produce greenhouse gases that are believed to cause climate change</w:t>
      </w:r>
    </w:p>
    <w:p w14:paraId="233EE625"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Reliable Power</w:t>
      </w:r>
      <w:r w:rsidRPr="0055433B">
        <w:rPr>
          <w:rFonts w:ascii="Times New Roman" w:hAnsi="Times New Roman" w:cs="Times New Roman"/>
          <w:color w:val="000000" w:themeColor="text1"/>
        </w:rPr>
        <w:t>: Reliable power because nuclear energy generates large amounts of electricity and is not affected by weather conditions, such as low rainfall or no wind</w:t>
      </w:r>
    </w:p>
    <w:p w14:paraId="233EE626"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Energy Independence</w:t>
      </w:r>
      <w:r w:rsidRPr="0055433B">
        <w:rPr>
          <w:rFonts w:ascii="Times New Roman" w:hAnsi="Times New Roman" w:cs="Times New Roman"/>
          <w:color w:val="000000" w:themeColor="text1"/>
        </w:rPr>
        <w:t>: Greater U.S. energy independence because nuclear energy production does not require oil or gas from foreign sources</w:t>
      </w:r>
    </w:p>
    <w:p w14:paraId="233EE627"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Reduced Environmental Damage</w:t>
      </w:r>
      <w:r w:rsidRPr="0055433B">
        <w:rPr>
          <w:rFonts w:ascii="Times New Roman" w:hAnsi="Times New Roman" w:cs="Times New Roman"/>
          <w:color w:val="000000" w:themeColor="text1"/>
        </w:rPr>
        <w:t>: Reduced environmental damage because of less need for mining coal or extracting oil and gas</w:t>
      </w:r>
    </w:p>
    <w:p w14:paraId="233EE628" w14:textId="77777777" w:rsidR="00486913" w:rsidRPr="0055433B" w:rsidRDefault="00266379">
      <w:pPr>
        <w:spacing w:line="480" w:lineRule="auto"/>
        <w:jc w:val="both"/>
        <w:rPr>
          <w:rFonts w:ascii="Times New Roman" w:hAnsi="Times New Roman" w:cs="Times New Roman"/>
          <w:color w:val="000000" w:themeColor="text1"/>
        </w:rPr>
        <w:pPrChange w:id="984" w:author="Bishoy Zaki" w:date="2026-02-16T14:24:00Z" w16du:dateUtc="2026-02-16T13:24:00Z">
          <w:pPr/>
        </w:pPrChange>
      </w:pPr>
      <w:r w:rsidRPr="0055433B">
        <w:rPr>
          <w:rFonts w:ascii="Times New Roman" w:hAnsi="Times New Roman" w:cs="Times New Roman"/>
          <w:color w:val="000000" w:themeColor="text1"/>
        </w:rPr>
        <w:t xml:space="preserve">Additionally, we combined and averaged the risk and benefits items into single scales. The Cronbach’s </w:t>
      </w:r>
      <m:oMath>
        <m:r>
          <w:rPr>
            <w:rFonts w:ascii="Cambria Math" w:hAnsi="Cambria Math" w:cs="Times New Roman"/>
            <w:color w:val="000000" w:themeColor="text1"/>
          </w:rPr>
          <m:t>α</m:t>
        </m:r>
      </m:oMath>
      <w:r w:rsidRPr="0055433B">
        <w:rPr>
          <w:rFonts w:ascii="Times New Roman" w:hAnsi="Times New Roman" w:cs="Times New Roman"/>
          <w:color w:val="000000" w:themeColor="text1"/>
        </w:rPr>
        <w:t xml:space="preserve"> for the risk items is 0.926, and the </w:t>
      </w:r>
      <m:oMath>
        <m:r>
          <w:rPr>
            <w:rFonts w:ascii="Cambria Math" w:hAnsi="Cambria Math" w:cs="Times New Roman"/>
            <w:color w:val="000000" w:themeColor="text1"/>
          </w:rPr>
          <m:t>α</m:t>
        </m:r>
      </m:oMath>
      <w:r w:rsidRPr="0055433B">
        <w:rPr>
          <w:rFonts w:ascii="Times New Roman" w:hAnsi="Times New Roman" w:cs="Times New Roman"/>
          <w:color w:val="000000" w:themeColor="text1"/>
        </w:rPr>
        <w:t xml:space="preserve"> for the benefit items was 0.908.</w:t>
      </w:r>
    </w:p>
    <w:p w14:paraId="233EE629" w14:textId="77777777" w:rsidR="00486913" w:rsidRPr="0055433B" w:rsidRDefault="00266379">
      <w:pPr>
        <w:rPr>
          <w:rFonts w:ascii="Times New Roman" w:hAnsi="Times New Roman" w:cs="Times New Roman"/>
          <w:color w:val="000000" w:themeColor="text1"/>
        </w:rPr>
      </w:pPr>
      <w:bookmarkStart w:id="985" w:name="policy-preferences"/>
      <w:bookmarkEnd w:id="978"/>
      <w:r w:rsidRPr="0055433B">
        <w:rPr>
          <w:rFonts w:ascii="Times New Roman" w:hAnsi="Times New Roman" w:cs="Times New Roman"/>
          <w:color w:val="000000" w:themeColor="text1"/>
        </w:rPr>
        <w:lastRenderedPageBreak/>
        <w:t>4.3.3 Policy Preferences</w:t>
      </w:r>
    </w:p>
    <w:p w14:paraId="233EE62A" w14:textId="77777777" w:rsidR="00486913" w:rsidRPr="0055433B" w:rsidRDefault="00266379">
      <w:pPr>
        <w:spacing w:line="480" w:lineRule="auto"/>
        <w:ind w:firstLine="720"/>
        <w:jc w:val="both"/>
        <w:rPr>
          <w:rFonts w:ascii="Times New Roman" w:hAnsi="Times New Roman" w:cs="Times New Roman"/>
          <w:color w:val="000000" w:themeColor="text1"/>
        </w:rPr>
        <w:pPrChange w:id="986" w:author="Bishoy Zaki" w:date="2026-02-16T14:24:00Z" w16du:dateUtc="2026-02-16T13:24:00Z">
          <w:pPr/>
        </w:pPrChange>
      </w:pPr>
      <w:r w:rsidRPr="0055433B">
        <w:rPr>
          <w:rFonts w:ascii="Times New Roman" w:hAnsi="Times New Roman" w:cs="Times New Roman"/>
          <w:color w:val="000000" w:themeColor="text1"/>
        </w:rPr>
        <w:t>To measure policy preferences, we examine support for building more nuclear power plants in the US. Specifically, we averaged responses to two questions, with one question regarding support for adding additional nuclear reactors at existing nuclear power plants and the second for adding new reactors at new locations in the US.</w:t>
      </w:r>
      <w:r w:rsidRPr="0055433B">
        <w:rPr>
          <w:rFonts w:ascii="Times New Roman" w:hAnsi="Times New Roman" w:cs="Times New Roman"/>
          <w:color w:val="000000" w:themeColor="text1"/>
        </w:rPr>
        <w:footnoteReference w:id="4"/>
      </w:r>
    </w:p>
    <w:p w14:paraId="233EE62B" w14:textId="77777777" w:rsidR="00486913" w:rsidRPr="0055433B" w:rsidRDefault="00266379">
      <w:pPr>
        <w:spacing w:line="480" w:lineRule="auto"/>
        <w:ind w:firstLine="720"/>
        <w:jc w:val="both"/>
        <w:rPr>
          <w:rFonts w:ascii="Times New Roman" w:hAnsi="Times New Roman" w:cs="Times New Roman"/>
          <w:color w:val="000000" w:themeColor="text1"/>
        </w:rPr>
        <w:pPrChange w:id="987" w:author="Bishoy Zaki" w:date="2026-02-16T14:24:00Z" w16du:dateUtc="2026-02-16T13:24:00Z">
          <w:pPr/>
        </w:pPrChange>
      </w:pPr>
      <w:r w:rsidRPr="0055433B">
        <w:rPr>
          <w:rFonts w:ascii="Times New Roman" w:hAnsi="Times New Roman" w:cs="Times New Roman"/>
          <w:color w:val="000000" w:themeColor="text1"/>
        </w:rPr>
        <w:t xml:space="preserve">Using a scale from one to seven, where one means </w:t>
      </w:r>
      <w:r w:rsidRPr="0055433B">
        <w:rPr>
          <w:rFonts w:ascii="Times New Roman" w:hAnsi="Times New Roman" w:cs="Times New Roman"/>
          <w:i/>
          <w:iCs/>
          <w:color w:val="000000" w:themeColor="text1"/>
        </w:rPr>
        <w:t>strongly oppose</w:t>
      </w:r>
      <w:r w:rsidRPr="0055433B">
        <w:rPr>
          <w:rFonts w:ascii="Times New Roman" w:hAnsi="Times New Roman" w:cs="Times New Roman"/>
          <w:color w:val="000000" w:themeColor="text1"/>
        </w:rPr>
        <w:t xml:space="preserve"> and seven means </w:t>
      </w:r>
      <w:r w:rsidRPr="0055433B">
        <w:rPr>
          <w:rFonts w:ascii="Times New Roman" w:hAnsi="Times New Roman" w:cs="Times New Roman"/>
          <w:i/>
          <w:iCs/>
          <w:color w:val="000000" w:themeColor="text1"/>
        </w:rPr>
        <w:t>strongly support</w:t>
      </w:r>
      <w:r w:rsidRPr="0055433B">
        <w:rPr>
          <w:rFonts w:ascii="Times New Roman" w:hAnsi="Times New Roman" w:cs="Times New Roman"/>
          <w:color w:val="000000" w:themeColor="text1"/>
        </w:rPr>
        <w:t>, how do you feel about constructing additional nuclear reactors at the sites of existing nuclear power plants in the U.S.?</w:t>
      </w:r>
    </w:p>
    <w:p w14:paraId="233EE62C" w14:textId="77777777" w:rsidR="00486913" w:rsidRPr="0055433B" w:rsidRDefault="00266379">
      <w:pPr>
        <w:spacing w:line="480" w:lineRule="auto"/>
        <w:ind w:firstLine="720"/>
        <w:jc w:val="both"/>
        <w:rPr>
          <w:rFonts w:ascii="Times New Roman" w:hAnsi="Times New Roman" w:cs="Times New Roman"/>
          <w:color w:val="000000" w:themeColor="text1"/>
        </w:rPr>
        <w:pPrChange w:id="988" w:author="Bishoy Zaki" w:date="2026-02-16T14:24:00Z" w16du:dateUtc="2026-02-16T13:24:00Z">
          <w:pPr/>
        </w:pPrChange>
      </w:pPr>
      <w:r w:rsidRPr="0055433B">
        <w:rPr>
          <w:rFonts w:ascii="Times New Roman" w:hAnsi="Times New Roman" w:cs="Times New Roman"/>
          <w:color w:val="000000" w:themeColor="text1"/>
        </w:rPr>
        <w:t xml:space="preserve">Using the same scale from one to seven, where one means </w:t>
      </w:r>
      <w:r w:rsidRPr="0055433B">
        <w:rPr>
          <w:rFonts w:ascii="Times New Roman" w:hAnsi="Times New Roman" w:cs="Times New Roman"/>
          <w:i/>
          <w:iCs/>
          <w:color w:val="000000" w:themeColor="text1"/>
        </w:rPr>
        <w:t>strongly oppose</w:t>
      </w:r>
      <w:r w:rsidRPr="0055433B">
        <w:rPr>
          <w:rFonts w:ascii="Times New Roman" w:hAnsi="Times New Roman" w:cs="Times New Roman"/>
          <w:color w:val="000000" w:themeColor="text1"/>
        </w:rPr>
        <w:t xml:space="preserve"> and seven means </w:t>
      </w:r>
      <w:r w:rsidRPr="0055433B">
        <w:rPr>
          <w:rFonts w:ascii="Times New Roman" w:hAnsi="Times New Roman" w:cs="Times New Roman"/>
          <w:i/>
          <w:iCs/>
          <w:color w:val="000000" w:themeColor="text1"/>
        </w:rPr>
        <w:t>strongly support</w:t>
      </w:r>
      <w:r w:rsidRPr="0055433B">
        <w:rPr>
          <w:rFonts w:ascii="Times New Roman" w:hAnsi="Times New Roman" w:cs="Times New Roman"/>
          <w:color w:val="000000" w:themeColor="text1"/>
        </w:rPr>
        <w:t>, how do you feel about constructing additional nuclear power plants at new locations in the U.S.?</w:t>
      </w:r>
    </w:p>
    <w:p w14:paraId="233EE62D" w14:textId="77777777" w:rsidR="00486913" w:rsidRDefault="00266379">
      <w:pPr>
        <w:spacing w:line="480" w:lineRule="auto"/>
        <w:jc w:val="both"/>
        <w:rPr>
          <w:rFonts w:ascii="Times New Roman" w:hAnsi="Times New Roman" w:cs="Times New Roman"/>
          <w:color w:val="000000" w:themeColor="text1"/>
        </w:rPr>
        <w:pPrChange w:id="989" w:author="Bishoy Zaki" w:date="2026-02-16T14:24:00Z" w16du:dateUtc="2026-02-16T13:24:00Z">
          <w:pPr/>
        </w:pPrChange>
      </w:pPr>
      <w:r w:rsidRPr="0055433B">
        <w:rPr>
          <w:rFonts w:ascii="Times New Roman" w:hAnsi="Times New Roman" w:cs="Times New Roman"/>
          <w:color w:val="000000" w:themeColor="text1"/>
        </w:rPr>
        <w:t>For analysis, we combine and average the two scales into a single one to seven measure of support for more nuclear energy plants. The average support for more nuclear plants is 4.453, which is slightly above the scale mid-point of 4.</w:t>
      </w:r>
    </w:p>
    <w:p w14:paraId="70D33FA6" w14:textId="77777777" w:rsidR="006F00A0" w:rsidRDefault="006F00A0" w:rsidP="006F00A0">
      <w:pPr>
        <w:spacing w:line="480" w:lineRule="auto"/>
        <w:jc w:val="both"/>
        <w:rPr>
          <w:ins w:id="990" w:author="Bishoy Zaki" w:date="2026-02-16T14:24:00Z" w16du:dateUtc="2026-02-16T13:24:00Z"/>
          <w:rFonts w:ascii="Times New Roman" w:hAnsi="Times New Roman" w:cs="Times New Roman"/>
          <w:color w:val="000000" w:themeColor="text1"/>
        </w:rPr>
      </w:pPr>
    </w:p>
    <w:p w14:paraId="3C94B851" w14:textId="77777777" w:rsidR="006F00A0" w:rsidRDefault="006F00A0" w:rsidP="006F00A0">
      <w:pPr>
        <w:spacing w:line="480" w:lineRule="auto"/>
        <w:jc w:val="both"/>
        <w:rPr>
          <w:ins w:id="991" w:author="Bishoy Zaki" w:date="2026-02-16T14:24:00Z" w16du:dateUtc="2026-02-16T13:24:00Z"/>
          <w:rFonts w:ascii="Times New Roman" w:hAnsi="Times New Roman" w:cs="Times New Roman"/>
          <w:color w:val="000000" w:themeColor="text1"/>
        </w:rPr>
      </w:pPr>
    </w:p>
    <w:p w14:paraId="16FE187D" w14:textId="77777777" w:rsidR="006F00A0" w:rsidRDefault="006F00A0" w:rsidP="006F00A0">
      <w:pPr>
        <w:spacing w:line="480" w:lineRule="auto"/>
        <w:jc w:val="both"/>
        <w:rPr>
          <w:ins w:id="992" w:author="Bishoy Zaki" w:date="2026-02-16T14:24:00Z" w16du:dateUtc="2026-02-16T13:24:00Z"/>
          <w:rFonts w:ascii="Times New Roman" w:hAnsi="Times New Roman" w:cs="Times New Roman"/>
          <w:color w:val="000000" w:themeColor="text1"/>
        </w:rPr>
      </w:pPr>
    </w:p>
    <w:p w14:paraId="7E3F660C" w14:textId="77777777" w:rsidR="006F00A0" w:rsidRDefault="006F00A0" w:rsidP="006F00A0">
      <w:pPr>
        <w:spacing w:line="480" w:lineRule="auto"/>
        <w:jc w:val="both"/>
        <w:rPr>
          <w:ins w:id="993" w:author="Bishoy Zaki" w:date="2026-02-16T14:24:00Z" w16du:dateUtc="2026-02-16T13:24:00Z"/>
          <w:rFonts w:ascii="Times New Roman" w:hAnsi="Times New Roman" w:cs="Times New Roman"/>
          <w:color w:val="000000" w:themeColor="text1"/>
        </w:rPr>
      </w:pPr>
    </w:p>
    <w:p w14:paraId="39DEF36D" w14:textId="77777777" w:rsidR="006F00A0" w:rsidRDefault="006F00A0" w:rsidP="006F00A0">
      <w:pPr>
        <w:spacing w:line="480" w:lineRule="auto"/>
        <w:jc w:val="both"/>
        <w:rPr>
          <w:ins w:id="994" w:author="Bishoy Zaki" w:date="2026-02-16T14:24:00Z" w16du:dateUtc="2026-02-16T13:24:00Z"/>
          <w:rFonts w:ascii="Times New Roman" w:hAnsi="Times New Roman" w:cs="Times New Roman"/>
          <w:color w:val="000000" w:themeColor="text1"/>
        </w:rPr>
      </w:pPr>
    </w:p>
    <w:p w14:paraId="543B17A8" w14:textId="77777777" w:rsidR="006F00A0" w:rsidRDefault="006F00A0" w:rsidP="006F00A0">
      <w:pPr>
        <w:spacing w:line="480" w:lineRule="auto"/>
        <w:jc w:val="both"/>
        <w:rPr>
          <w:ins w:id="995" w:author="Bishoy Zaki" w:date="2026-02-16T14:24:00Z" w16du:dateUtc="2026-02-16T13:24:00Z"/>
          <w:rFonts w:ascii="Times New Roman" w:hAnsi="Times New Roman" w:cs="Times New Roman"/>
          <w:color w:val="000000" w:themeColor="text1"/>
        </w:rPr>
      </w:pPr>
    </w:p>
    <w:p w14:paraId="1C2AB905" w14:textId="77777777" w:rsidR="006F00A0" w:rsidRDefault="006F00A0" w:rsidP="006F00A0">
      <w:pPr>
        <w:spacing w:line="480" w:lineRule="auto"/>
        <w:jc w:val="both"/>
        <w:rPr>
          <w:ins w:id="996" w:author="Bishoy Zaki" w:date="2026-02-16T14:24:00Z" w16du:dateUtc="2026-02-16T13:24:00Z"/>
          <w:rFonts w:ascii="Times New Roman" w:hAnsi="Times New Roman" w:cs="Times New Roman"/>
          <w:color w:val="000000" w:themeColor="text1"/>
        </w:rPr>
      </w:pPr>
    </w:p>
    <w:p w14:paraId="53B513F8" w14:textId="77777777" w:rsidR="006F00A0" w:rsidRDefault="006F00A0" w:rsidP="006F00A0">
      <w:pPr>
        <w:spacing w:line="480" w:lineRule="auto"/>
        <w:jc w:val="both"/>
        <w:rPr>
          <w:ins w:id="997" w:author="Bishoy Zaki" w:date="2026-02-16T14:24:00Z" w16du:dateUtc="2026-02-16T13:24:00Z"/>
          <w:rFonts w:ascii="Times New Roman" w:hAnsi="Times New Roman" w:cs="Times New Roman"/>
          <w:color w:val="000000" w:themeColor="text1"/>
        </w:rPr>
      </w:pPr>
    </w:p>
    <w:p w14:paraId="14C9EB33" w14:textId="77777777" w:rsidR="006F00A0" w:rsidRDefault="006F00A0" w:rsidP="006F00A0">
      <w:pPr>
        <w:spacing w:line="480" w:lineRule="auto"/>
        <w:jc w:val="both"/>
        <w:rPr>
          <w:ins w:id="998" w:author="Bishoy Zaki" w:date="2026-02-16T14:24:00Z" w16du:dateUtc="2026-02-16T13:24:00Z"/>
          <w:rFonts w:ascii="Times New Roman" w:hAnsi="Times New Roman" w:cs="Times New Roman"/>
          <w:color w:val="000000" w:themeColor="text1"/>
        </w:rPr>
      </w:pPr>
    </w:p>
    <w:p w14:paraId="62D8DFF1" w14:textId="77777777" w:rsidR="006F00A0" w:rsidRDefault="006F00A0" w:rsidP="006F00A0">
      <w:pPr>
        <w:spacing w:line="480" w:lineRule="auto"/>
        <w:jc w:val="both"/>
        <w:rPr>
          <w:ins w:id="999" w:author="Bishoy Zaki" w:date="2026-02-16T14:24:00Z" w16du:dateUtc="2026-02-16T13:24:00Z"/>
          <w:rFonts w:ascii="Times New Roman" w:hAnsi="Times New Roman" w:cs="Times New Roman"/>
          <w:color w:val="000000" w:themeColor="text1"/>
        </w:rPr>
      </w:pPr>
    </w:p>
    <w:p w14:paraId="4B485002" w14:textId="77777777" w:rsidR="006F00A0" w:rsidRDefault="006F00A0" w:rsidP="006F00A0">
      <w:pPr>
        <w:spacing w:line="480" w:lineRule="auto"/>
        <w:jc w:val="both"/>
        <w:rPr>
          <w:ins w:id="1000" w:author="Bishoy Zaki" w:date="2026-02-16T14:24:00Z" w16du:dateUtc="2026-02-16T13:24:00Z"/>
          <w:rFonts w:ascii="Times New Roman" w:hAnsi="Times New Roman" w:cs="Times New Roman"/>
          <w:color w:val="000000" w:themeColor="text1"/>
        </w:rPr>
      </w:pPr>
    </w:p>
    <w:p w14:paraId="6333E2ED" w14:textId="77777777" w:rsidR="006F00A0" w:rsidRPr="0055433B" w:rsidRDefault="006F00A0" w:rsidP="006F00A0">
      <w:pPr>
        <w:spacing w:line="480" w:lineRule="auto"/>
        <w:jc w:val="both"/>
        <w:rPr>
          <w:ins w:id="1001" w:author="Bishoy Zaki" w:date="2026-02-16T14:24:00Z" w16du:dateUtc="2026-02-16T13:24:00Z"/>
          <w:rFonts w:ascii="Times New Roman" w:hAnsi="Times New Roman" w:cs="Times New Roman"/>
          <w:color w:val="000000" w:themeColor="text1"/>
        </w:rPr>
      </w:pPr>
    </w:p>
    <w:p w14:paraId="233EE62E" w14:textId="77777777" w:rsidR="00486913" w:rsidRPr="006F00A0" w:rsidRDefault="00266379">
      <w:pPr>
        <w:rPr>
          <w:rFonts w:ascii="Times New Roman" w:hAnsi="Times New Roman"/>
          <w:b/>
          <w:color w:val="000000" w:themeColor="text1"/>
          <w:rPrChange w:id="1002" w:author="Bishoy Zaki" w:date="2026-02-16T14:24:00Z" w16du:dateUtc="2026-02-16T13:24:00Z">
            <w:rPr>
              <w:rFonts w:ascii="Times New Roman" w:hAnsi="Times New Roman"/>
              <w:color w:val="000000" w:themeColor="text1"/>
            </w:rPr>
          </w:rPrChange>
        </w:rPr>
      </w:pPr>
      <w:bookmarkStart w:id="1003" w:name="results"/>
      <w:bookmarkEnd w:id="973"/>
      <w:bookmarkEnd w:id="985"/>
      <w:r w:rsidRPr="006F00A0">
        <w:rPr>
          <w:rFonts w:ascii="Times New Roman" w:hAnsi="Times New Roman"/>
          <w:b/>
          <w:color w:val="000000" w:themeColor="text1"/>
          <w:rPrChange w:id="1004" w:author="Bishoy Zaki" w:date="2026-02-16T14:24:00Z" w16du:dateUtc="2026-02-16T13:24:00Z">
            <w:rPr>
              <w:rFonts w:ascii="Times New Roman" w:hAnsi="Times New Roman"/>
              <w:color w:val="000000" w:themeColor="text1"/>
            </w:rPr>
          </w:rPrChange>
        </w:rPr>
        <w:t>4.4 Results</w:t>
      </w:r>
    </w:p>
    <w:tbl>
      <w:tblPr>
        <w:tblW w:w="5000" w:type="pct"/>
        <w:tblLayout w:type="fixed"/>
        <w:tblLook w:val="0000" w:firstRow="0" w:lastRow="0" w:firstColumn="0" w:lastColumn="0" w:noHBand="0" w:noVBand="0"/>
      </w:tblPr>
      <w:tblGrid>
        <w:gridCol w:w="9360"/>
      </w:tblGrid>
      <w:tr w:rsidR="00486913" w:rsidRPr="0055433B" w14:paraId="233EE631" w14:textId="77777777">
        <w:tc>
          <w:tcPr>
            <w:tcW w:w="7920" w:type="dxa"/>
          </w:tcPr>
          <w:p w14:paraId="233EE62F" w14:textId="77777777" w:rsidR="00486913" w:rsidRPr="0055433B" w:rsidRDefault="00266379">
            <w:pPr>
              <w:spacing w:before="200"/>
              <w:rPr>
                <w:rFonts w:ascii="Times New Roman" w:hAnsi="Times New Roman" w:cs="Times New Roman"/>
                <w:color w:val="000000" w:themeColor="text1"/>
              </w:rPr>
            </w:pPr>
            <w:bookmarkStart w:id="1005" w:name="fig-rbGraph"/>
            <w:r w:rsidRPr="0055433B">
              <w:rPr>
                <w:rFonts w:ascii="Times New Roman" w:hAnsi="Times New Roman" w:cs="Times New Roman"/>
                <w:color w:val="000000" w:themeColor="text1"/>
              </w:rPr>
              <w:t>Figure 4.2: Aggregate Public Perceptions of the Risks and Benefits of Nuclear Energy, 2006-2023</w:t>
            </w:r>
          </w:p>
          <w:p w14:paraId="233EE63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4" wp14:editId="23BC4B5F">
                  <wp:extent cx="5943600" cy="4754880"/>
                  <wp:effectExtent l="0" t="0" r="0" b="254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hap4_files/figure-docx/fig-rbGraph-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tc>
        <w:bookmarkEnd w:id="1005"/>
      </w:tr>
    </w:tbl>
    <w:p w14:paraId="7AEEC6ED" w14:textId="77777777" w:rsidR="006F00A0" w:rsidRDefault="006F00A0">
      <w:pPr>
        <w:rPr>
          <w:ins w:id="1006" w:author="Bishoy Zaki" w:date="2026-02-16T14:24:00Z" w16du:dateUtc="2026-02-16T13:24:00Z"/>
          <w:rFonts w:ascii="Times New Roman" w:hAnsi="Times New Roman" w:cs="Times New Roman"/>
          <w:color w:val="000000" w:themeColor="text1"/>
        </w:rPr>
      </w:pPr>
    </w:p>
    <w:p w14:paraId="233EE632" w14:textId="421071A8" w:rsidR="00486913" w:rsidRPr="00EE26F4" w:rsidRDefault="00266379">
      <w:pPr>
        <w:rPr>
          <w:del w:id="1007"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 xml:space="preserve">We first plot the means of the combined risk and benefit scales for each year, as shown in </w:t>
      </w:r>
      <w:hyperlink w:anchor="fig-rbGraph">
        <w:r w:rsidR="00486913" w:rsidRPr="0055433B">
          <w:rPr>
            <w:rFonts w:ascii="Times New Roman" w:hAnsi="Times New Roman" w:cs="Times New Roman"/>
            <w:color w:val="000000" w:themeColor="text1"/>
          </w:rPr>
          <w:t>Figure 4.2</w:t>
        </w:r>
      </w:hyperlink>
      <w:r w:rsidRPr="0055433B">
        <w:rPr>
          <w:rFonts w:ascii="Times New Roman" w:hAnsi="Times New Roman" w:cs="Times New Roman"/>
          <w:color w:val="000000" w:themeColor="text1"/>
        </w:rPr>
        <w:t>. As can be seen the average perception of risks increased following the Fukushima accident, and continued to increase. However, on average, perceptions of benefits decreased slighty, but remained relatively constant over time.</w:t>
      </w:r>
    </w:p>
    <w:p w14:paraId="233EE633" w14:textId="30EE23BD" w:rsidR="00486913" w:rsidRPr="0055433B" w:rsidRDefault="006F00A0">
      <w:pPr>
        <w:spacing w:line="480" w:lineRule="auto"/>
        <w:ind w:firstLine="720"/>
        <w:jc w:val="both"/>
        <w:rPr>
          <w:rFonts w:ascii="Times New Roman" w:hAnsi="Times New Roman" w:cs="Times New Roman"/>
          <w:color w:val="000000" w:themeColor="text1"/>
        </w:rPr>
        <w:pPrChange w:id="1008" w:author="Bishoy Zaki" w:date="2026-02-16T14:24:00Z" w16du:dateUtc="2026-02-16T13:24:00Z">
          <w:pPr/>
        </w:pPrChange>
      </w:pPr>
      <w:ins w:id="1009" w:author="Bishoy Zaki" w:date="2026-02-16T14:24:00Z" w16du:dateUtc="2026-02-16T13:24:00Z">
        <w:r>
          <w:rPr>
            <w:rFonts w:ascii="Times New Roman" w:hAnsi="Times New Roman" w:cs="Times New Roman"/>
            <w:color w:val="000000" w:themeColor="text1"/>
          </w:rPr>
          <w:t xml:space="preserve"> </w:t>
        </w:r>
      </w:ins>
      <w:r w:rsidR="00266379" w:rsidRPr="0055433B">
        <w:rPr>
          <w:rFonts w:ascii="Times New Roman" w:hAnsi="Times New Roman" w:cs="Times New Roman"/>
          <w:color w:val="000000" w:themeColor="text1"/>
        </w:rPr>
        <w:t xml:space="preserve">Next, we examine differences in means of the dimensions of nuclear energy – the measure of risks and benefits – pre-and-post the Fukushima accident. The pre-Fukushima measures include pooled survey data from 2006 to 2011, and post-Fukushima is pooled survey data from 2012 to 2023. </w:t>
      </w:r>
      <w:r w:rsidR="00486913">
        <w:fldChar w:fldCharType="begin"/>
      </w:r>
      <w:r w:rsidR="00486913">
        <w:instrText>HYPERLINK \l "tbl-dims" \h</w:instrText>
      </w:r>
      <w:r w:rsidR="00486913">
        <w:fldChar w:fldCharType="separate"/>
      </w:r>
      <w:r w:rsidR="00486913" w:rsidRPr="0055433B">
        <w:rPr>
          <w:rFonts w:ascii="Times New Roman" w:hAnsi="Times New Roman" w:cs="Times New Roman"/>
          <w:color w:val="000000" w:themeColor="text1"/>
        </w:rPr>
        <w:t>Table 4.1</w:t>
      </w:r>
      <w:r w:rsidR="00486913">
        <w:fldChar w:fldCharType="end"/>
      </w:r>
      <w:r w:rsidR="00266379" w:rsidRPr="0055433B">
        <w:rPr>
          <w:rFonts w:ascii="Times New Roman" w:hAnsi="Times New Roman" w:cs="Times New Roman"/>
          <w:color w:val="000000" w:themeColor="text1"/>
        </w:rPr>
        <w:t xml:space="preserve"> shows the pre-and-post Fukushima means for each dimension and the averaged items.</w:t>
      </w:r>
    </w:p>
    <w:tbl>
      <w:tblPr>
        <w:tblW w:w="5000" w:type="pct"/>
        <w:tblLayout w:type="fixed"/>
        <w:tblLook w:val="0000" w:firstRow="0" w:lastRow="0" w:firstColumn="0" w:lastColumn="0" w:noHBand="0" w:noVBand="0"/>
      </w:tblPr>
      <w:tblGrid>
        <w:gridCol w:w="9360"/>
      </w:tblGrid>
      <w:tr w:rsidR="00486913" w:rsidRPr="0055433B" w14:paraId="233EE66D" w14:textId="77777777">
        <w:tc>
          <w:tcPr>
            <w:tcW w:w="7920" w:type="dxa"/>
          </w:tcPr>
          <w:p w14:paraId="233EE634" w14:textId="77777777" w:rsidR="00486913" w:rsidRPr="0055433B" w:rsidRDefault="00266379">
            <w:pPr>
              <w:spacing w:before="200"/>
              <w:rPr>
                <w:rFonts w:ascii="Times New Roman" w:hAnsi="Times New Roman" w:cs="Times New Roman"/>
                <w:color w:val="000000" w:themeColor="text1"/>
              </w:rPr>
            </w:pPr>
            <w:bookmarkStart w:id="1010" w:name="tbl-dims"/>
            <w:r w:rsidRPr="0055433B">
              <w:rPr>
                <w:rFonts w:ascii="Times New Roman" w:hAnsi="Times New Roman" w:cs="Times New Roman"/>
                <w:color w:val="000000" w:themeColor="text1"/>
              </w:rPr>
              <w:t>Table 4.1: Comparison of Nuclear Energy Issue Dimensions Pre-and-Post-Fukushima</w:t>
            </w:r>
          </w:p>
          <w:tbl>
            <w:tblPr>
              <w:tblW w:w="5000" w:type="pct"/>
              <w:tblLayout w:type="fixed"/>
              <w:tblLook w:val="0020" w:firstRow="1" w:lastRow="0" w:firstColumn="0" w:lastColumn="0" w:noHBand="0" w:noVBand="0"/>
            </w:tblPr>
            <w:tblGrid>
              <w:gridCol w:w="2888"/>
              <w:gridCol w:w="2888"/>
              <w:gridCol w:w="1925"/>
              <w:gridCol w:w="1443"/>
            </w:tblGrid>
            <w:tr w:rsidR="00486913" w:rsidRPr="0055433B" w14:paraId="233EE639" w14:textId="77777777" w:rsidTr="007A44F3">
              <w:trPr>
                <w:tblHeader/>
              </w:trPr>
              <w:tc>
                <w:tcPr>
                  <w:tcW w:w="2501" w:type="dxa"/>
                </w:tcPr>
                <w:p w14:paraId="233EE63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 xml:space="preserve">Scale </w:t>
                  </w:r>
                </w:p>
              </w:tc>
              <w:tc>
                <w:tcPr>
                  <w:tcW w:w="2501" w:type="dxa"/>
                </w:tcPr>
                <w:p w14:paraId="233EE636"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Issue Dimensions</w:t>
                  </w:r>
                </w:p>
              </w:tc>
              <w:tc>
                <w:tcPr>
                  <w:tcW w:w="1667" w:type="dxa"/>
                </w:tcPr>
                <w:p w14:paraId="233EE63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b/>
                      <w:bCs/>
                      <w:color w:val="000000" w:themeColor="text1"/>
                    </w:rPr>
                    <w:t>Pre-Fukushima Mean</w:t>
                  </w:r>
                </w:p>
              </w:tc>
              <w:tc>
                <w:tcPr>
                  <w:tcW w:w="1250" w:type="dxa"/>
                </w:tcPr>
                <w:p w14:paraId="233EE63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b/>
                      <w:bCs/>
                      <w:color w:val="000000" w:themeColor="text1"/>
                    </w:rPr>
                    <w:t>Post-Fukushima Mean</w:t>
                  </w:r>
                </w:p>
              </w:tc>
            </w:tr>
            <w:tr w:rsidR="00486913" w:rsidRPr="0055433B" w14:paraId="233EE63E" w14:textId="77777777" w:rsidTr="007A44F3">
              <w:tc>
                <w:tcPr>
                  <w:tcW w:w="2501" w:type="dxa"/>
                </w:tcPr>
                <w:p w14:paraId="233EE63A"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Risks (0 to 10 scale)</w:t>
                  </w:r>
                </w:p>
              </w:tc>
              <w:tc>
                <w:tcPr>
                  <w:tcW w:w="2501" w:type="dxa"/>
                </w:tcPr>
                <w:p w14:paraId="233EE63B"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Plant Accident</w:t>
                  </w:r>
                </w:p>
              </w:tc>
              <w:tc>
                <w:tcPr>
                  <w:tcW w:w="1667" w:type="dxa"/>
                </w:tcPr>
                <w:p w14:paraId="233EE63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5.49</w:t>
                  </w:r>
                </w:p>
              </w:tc>
              <w:tc>
                <w:tcPr>
                  <w:tcW w:w="1250" w:type="dxa"/>
                </w:tcPr>
                <w:p w14:paraId="233EE63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6.32***</w:t>
                  </w:r>
                </w:p>
              </w:tc>
            </w:tr>
            <w:tr w:rsidR="00486913" w:rsidRPr="0055433B" w14:paraId="233EE643" w14:textId="77777777" w:rsidTr="007A44F3">
              <w:tc>
                <w:tcPr>
                  <w:tcW w:w="2501" w:type="dxa"/>
                </w:tcPr>
                <w:p w14:paraId="233EE63F" w14:textId="77777777" w:rsidR="00486913" w:rsidRPr="0055433B" w:rsidRDefault="00486913" w:rsidP="007A44F3">
                  <w:pPr>
                    <w:rPr>
                      <w:rFonts w:ascii="Times New Roman" w:hAnsi="Times New Roman" w:cs="Times New Roman"/>
                      <w:color w:val="000000" w:themeColor="text1"/>
                    </w:rPr>
                  </w:pPr>
                </w:p>
              </w:tc>
              <w:tc>
                <w:tcPr>
                  <w:tcW w:w="2501" w:type="dxa"/>
                </w:tcPr>
                <w:p w14:paraId="233EE640"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Transportation Accident</w:t>
                  </w:r>
                </w:p>
              </w:tc>
              <w:tc>
                <w:tcPr>
                  <w:tcW w:w="1667" w:type="dxa"/>
                </w:tcPr>
                <w:p w14:paraId="233EE64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5.55</w:t>
                  </w:r>
                </w:p>
              </w:tc>
              <w:tc>
                <w:tcPr>
                  <w:tcW w:w="1250" w:type="dxa"/>
                </w:tcPr>
                <w:p w14:paraId="233EE64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6.24***</w:t>
                  </w:r>
                </w:p>
              </w:tc>
            </w:tr>
            <w:tr w:rsidR="00486913" w:rsidRPr="0055433B" w14:paraId="233EE648" w14:textId="77777777" w:rsidTr="007A44F3">
              <w:tc>
                <w:tcPr>
                  <w:tcW w:w="2501" w:type="dxa"/>
                </w:tcPr>
                <w:p w14:paraId="233EE644" w14:textId="77777777" w:rsidR="00486913" w:rsidRPr="0055433B" w:rsidRDefault="00486913" w:rsidP="007A44F3">
                  <w:pPr>
                    <w:rPr>
                      <w:rFonts w:ascii="Times New Roman" w:hAnsi="Times New Roman" w:cs="Times New Roman"/>
                      <w:color w:val="000000" w:themeColor="text1"/>
                    </w:rPr>
                  </w:pPr>
                </w:p>
              </w:tc>
              <w:tc>
                <w:tcPr>
                  <w:tcW w:w="2501" w:type="dxa"/>
                </w:tcPr>
                <w:p w14:paraId="233EE64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Terrorist Attack</w:t>
                  </w:r>
                </w:p>
              </w:tc>
              <w:tc>
                <w:tcPr>
                  <w:tcW w:w="1667" w:type="dxa"/>
                </w:tcPr>
                <w:p w14:paraId="233EE64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6.02</w:t>
                  </w:r>
                </w:p>
              </w:tc>
              <w:tc>
                <w:tcPr>
                  <w:tcW w:w="1250" w:type="dxa"/>
                </w:tcPr>
                <w:p w14:paraId="233EE64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6.53***</w:t>
                  </w:r>
                </w:p>
              </w:tc>
            </w:tr>
            <w:tr w:rsidR="00486913" w:rsidRPr="0055433B" w14:paraId="233EE64D" w14:textId="77777777" w:rsidTr="007A44F3">
              <w:tc>
                <w:tcPr>
                  <w:tcW w:w="2501" w:type="dxa"/>
                </w:tcPr>
                <w:p w14:paraId="233EE649" w14:textId="77777777" w:rsidR="00486913" w:rsidRPr="0055433B" w:rsidRDefault="00486913" w:rsidP="007A44F3">
                  <w:pPr>
                    <w:rPr>
                      <w:rFonts w:ascii="Times New Roman" w:hAnsi="Times New Roman" w:cs="Times New Roman"/>
                      <w:color w:val="000000" w:themeColor="text1"/>
                    </w:rPr>
                  </w:pPr>
                </w:p>
              </w:tc>
              <w:tc>
                <w:tcPr>
                  <w:tcW w:w="2501" w:type="dxa"/>
                </w:tcPr>
                <w:p w14:paraId="233EE64A"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Weapon</w:t>
                  </w:r>
                </w:p>
              </w:tc>
              <w:tc>
                <w:tcPr>
                  <w:tcW w:w="1667" w:type="dxa"/>
                </w:tcPr>
                <w:p w14:paraId="233EE64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4.96</w:t>
                  </w:r>
                </w:p>
              </w:tc>
              <w:tc>
                <w:tcPr>
                  <w:tcW w:w="1250" w:type="dxa"/>
                </w:tcPr>
                <w:p w14:paraId="233EE64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5.7***</w:t>
                  </w:r>
                </w:p>
              </w:tc>
            </w:tr>
            <w:tr w:rsidR="00486913" w:rsidRPr="0055433B" w14:paraId="233EE652" w14:textId="77777777" w:rsidTr="007A44F3">
              <w:tc>
                <w:tcPr>
                  <w:tcW w:w="2501" w:type="dxa"/>
                </w:tcPr>
                <w:p w14:paraId="233EE64E" w14:textId="77777777" w:rsidR="00486913" w:rsidRPr="0055433B" w:rsidRDefault="00486913" w:rsidP="007A44F3">
                  <w:pPr>
                    <w:rPr>
                      <w:rFonts w:ascii="Times New Roman" w:hAnsi="Times New Roman" w:cs="Times New Roman"/>
                      <w:color w:val="000000" w:themeColor="text1"/>
                    </w:rPr>
                  </w:pPr>
                </w:p>
              </w:tc>
              <w:tc>
                <w:tcPr>
                  <w:tcW w:w="2501" w:type="dxa"/>
                </w:tcPr>
                <w:p w14:paraId="233EE64F"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All Items</w:t>
                  </w:r>
                </w:p>
              </w:tc>
              <w:tc>
                <w:tcPr>
                  <w:tcW w:w="1667" w:type="dxa"/>
                </w:tcPr>
                <w:p w14:paraId="233EE65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5.51</w:t>
                  </w:r>
                </w:p>
              </w:tc>
              <w:tc>
                <w:tcPr>
                  <w:tcW w:w="1250" w:type="dxa"/>
                </w:tcPr>
                <w:p w14:paraId="233EE65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6.22***</w:t>
                  </w:r>
                </w:p>
              </w:tc>
            </w:tr>
            <w:tr w:rsidR="00486913" w:rsidRPr="0055433B" w14:paraId="233EE657" w14:textId="77777777" w:rsidTr="007A44F3">
              <w:tc>
                <w:tcPr>
                  <w:tcW w:w="2501" w:type="dxa"/>
                </w:tcPr>
                <w:p w14:paraId="233EE65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Benefits (0 to 10 scale)</w:t>
                  </w:r>
                </w:p>
              </w:tc>
              <w:tc>
                <w:tcPr>
                  <w:tcW w:w="2501" w:type="dxa"/>
                </w:tcPr>
                <w:p w14:paraId="233EE654"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No GHG</w:t>
                  </w:r>
                </w:p>
              </w:tc>
              <w:tc>
                <w:tcPr>
                  <w:tcW w:w="1667" w:type="dxa"/>
                </w:tcPr>
                <w:p w14:paraId="233EE65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7.38</w:t>
                  </w:r>
                </w:p>
              </w:tc>
              <w:tc>
                <w:tcPr>
                  <w:tcW w:w="1250" w:type="dxa"/>
                </w:tcPr>
                <w:p w14:paraId="233EE65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7.13***</w:t>
                  </w:r>
                </w:p>
              </w:tc>
            </w:tr>
            <w:tr w:rsidR="00486913" w:rsidRPr="0055433B" w14:paraId="233EE65C" w14:textId="77777777" w:rsidTr="007A44F3">
              <w:tc>
                <w:tcPr>
                  <w:tcW w:w="2501" w:type="dxa"/>
                </w:tcPr>
                <w:p w14:paraId="233EE658" w14:textId="77777777" w:rsidR="00486913" w:rsidRPr="0055433B" w:rsidRDefault="00486913">
                  <w:pPr>
                    <w:rPr>
                      <w:rFonts w:ascii="Times New Roman" w:hAnsi="Times New Roman" w:cs="Times New Roman"/>
                      <w:color w:val="000000" w:themeColor="text1"/>
                    </w:rPr>
                  </w:pPr>
                </w:p>
              </w:tc>
              <w:tc>
                <w:tcPr>
                  <w:tcW w:w="2501" w:type="dxa"/>
                </w:tcPr>
                <w:p w14:paraId="233EE659"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Reliable Power</w:t>
                  </w:r>
                </w:p>
              </w:tc>
              <w:tc>
                <w:tcPr>
                  <w:tcW w:w="1667" w:type="dxa"/>
                </w:tcPr>
                <w:p w14:paraId="233EE65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7.43</w:t>
                  </w:r>
                </w:p>
              </w:tc>
              <w:tc>
                <w:tcPr>
                  <w:tcW w:w="1250" w:type="dxa"/>
                </w:tcPr>
                <w:p w14:paraId="233EE65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7.35</w:t>
                  </w:r>
                </w:p>
              </w:tc>
            </w:tr>
            <w:tr w:rsidR="00486913" w:rsidRPr="0055433B" w14:paraId="233EE661" w14:textId="77777777" w:rsidTr="007A44F3">
              <w:tc>
                <w:tcPr>
                  <w:tcW w:w="2501" w:type="dxa"/>
                </w:tcPr>
                <w:p w14:paraId="233EE65D" w14:textId="77777777" w:rsidR="00486913" w:rsidRPr="0055433B" w:rsidRDefault="00486913">
                  <w:pPr>
                    <w:rPr>
                      <w:rFonts w:ascii="Times New Roman" w:hAnsi="Times New Roman" w:cs="Times New Roman"/>
                      <w:color w:val="000000" w:themeColor="text1"/>
                    </w:rPr>
                  </w:pPr>
                </w:p>
              </w:tc>
              <w:tc>
                <w:tcPr>
                  <w:tcW w:w="2501" w:type="dxa"/>
                </w:tcPr>
                <w:p w14:paraId="233EE65E"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Energy Independence</w:t>
                  </w:r>
                </w:p>
              </w:tc>
              <w:tc>
                <w:tcPr>
                  <w:tcW w:w="1667" w:type="dxa"/>
                </w:tcPr>
                <w:p w14:paraId="233EE65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7.551</w:t>
                  </w:r>
                </w:p>
              </w:tc>
              <w:tc>
                <w:tcPr>
                  <w:tcW w:w="1250" w:type="dxa"/>
                </w:tcPr>
                <w:p w14:paraId="233EE66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7.36**</w:t>
                  </w:r>
                </w:p>
              </w:tc>
            </w:tr>
            <w:tr w:rsidR="00486913" w:rsidRPr="0055433B" w14:paraId="233EE666" w14:textId="77777777" w:rsidTr="007A44F3">
              <w:tc>
                <w:tcPr>
                  <w:tcW w:w="2501" w:type="dxa"/>
                </w:tcPr>
                <w:p w14:paraId="233EE662" w14:textId="77777777" w:rsidR="00486913" w:rsidRPr="0055433B" w:rsidRDefault="00486913">
                  <w:pPr>
                    <w:rPr>
                      <w:rFonts w:ascii="Times New Roman" w:hAnsi="Times New Roman" w:cs="Times New Roman"/>
                      <w:color w:val="000000" w:themeColor="text1"/>
                    </w:rPr>
                  </w:pPr>
                </w:p>
              </w:tc>
              <w:tc>
                <w:tcPr>
                  <w:tcW w:w="2501" w:type="dxa"/>
                </w:tcPr>
                <w:p w14:paraId="233EE66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Reduced Environmental Damage</w:t>
                  </w:r>
                </w:p>
              </w:tc>
              <w:tc>
                <w:tcPr>
                  <w:tcW w:w="1667" w:type="dxa"/>
                </w:tcPr>
                <w:p w14:paraId="233EE66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7.29</w:t>
                  </w:r>
                </w:p>
              </w:tc>
              <w:tc>
                <w:tcPr>
                  <w:tcW w:w="1250" w:type="dxa"/>
                </w:tcPr>
                <w:p w14:paraId="233EE66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7.27</w:t>
                  </w:r>
                </w:p>
              </w:tc>
            </w:tr>
            <w:tr w:rsidR="00486913" w:rsidRPr="0055433B" w14:paraId="233EE66B" w14:textId="77777777" w:rsidTr="007A44F3">
              <w:tc>
                <w:tcPr>
                  <w:tcW w:w="2501" w:type="dxa"/>
                </w:tcPr>
                <w:p w14:paraId="233EE667" w14:textId="77777777" w:rsidR="00486913" w:rsidRPr="0055433B" w:rsidRDefault="00486913">
                  <w:pPr>
                    <w:rPr>
                      <w:rFonts w:ascii="Times New Roman" w:hAnsi="Times New Roman" w:cs="Times New Roman"/>
                      <w:color w:val="000000" w:themeColor="text1"/>
                    </w:rPr>
                  </w:pPr>
                </w:p>
              </w:tc>
              <w:tc>
                <w:tcPr>
                  <w:tcW w:w="2501" w:type="dxa"/>
                </w:tcPr>
                <w:p w14:paraId="233EE668"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All Items</w:t>
                  </w:r>
                </w:p>
              </w:tc>
              <w:tc>
                <w:tcPr>
                  <w:tcW w:w="1667" w:type="dxa"/>
                </w:tcPr>
                <w:p w14:paraId="233EE66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7.42</w:t>
                  </w:r>
                </w:p>
              </w:tc>
              <w:tc>
                <w:tcPr>
                  <w:tcW w:w="1250" w:type="dxa"/>
                </w:tcPr>
                <w:p w14:paraId="233EE66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7.291*</w:t>
                  </w:r>
                </w:p>
              </w:tc>
            </w:tr>
            <w:bookmarkEnd w:id="1010"/>
          </w:tbl>
          <w:p w14:paraId="233EE66C" w14:textId="77777777" w:rsidR="00486913" w:rsidRPr="0055433B" w:rsidRDefault="00486913">
            <w:pPr>
              <w:rPr>
                <w:rFonts w:ascii="Times New Roman" w:hAnsi="Times New Roman" w:cs="Times New Roman"/>
                <w:color w:val="000000" w:themeColor="text1"/>
              </w:rPr>
            </w:pPr>
          </w:p>
        </w:tc>
      </w:tr>
    </w:tbl>
    <w:p w14:paraId="4CB76FFE" w14:textId="77777777" w:rsidR="006F00A0" w:rsidRDefault="006F00A0" w:rsidP="006F00A0">
      <w:pPr>
        <w:spacing w:line="480" w:lineRule="auto"/>
        <w:rPr>
          <w:ins w:id="1011" w:author="Bishoy Zaki" w:date="2026-02-16T14:24:00Z" w16du:dateUtc="2026-02-16T13:24:00Z"/>
          <w:rFonts w:ascii="Times New Roman" w:hAnsi="Times New Roman" w:cs="Times New Roman"/>
          <w:color w:val="000000" w:themeColor="text1"/>
        </w:rPr>
      </w:pPr>
    </w:p>
    <w:p w14:paraId="233EE66E" w14:textId="7161B707" w:rsidR="00486913" w:rsidRPr="0055433B" w:rsidRDefault="00266379">
      <w:pPr>
        <w:spacing w:line="480" w:lineRule="auto"/>
        <w:ind w:firstLine="720"/>
        <w:jc w:val="both"/>
        <w:rPr>
          <w:rFonts w:ascii="Times New Roman" w:hAnsi="Times New Roman" w:cs="Times New Roman"/>
          <w:color w:val="000000" w:themeColor="text1"/>
        </w:rPr>
        <w:pPrChange w:id="1012" w:author="Bishoy Zaki" w:date="2026-02-16T14:24:00Z" w16du:dateUtc="2026-02-16T13:24:00Z">
          <w:pPr/>
        </w:pPrChange>
      </w:pPr>
      <w:r w:rsidRPr="0055433B">
        <w:rPr>
          <w:rFonts w:ascii="Times New Roman" w:hAnsi="Times New Roman" w:cs="Times New Roman"/>
          <w:color w:val="000000" w:themeColor="text1"/>
        </w:rPr>
        <w:t xml:space="preserve">As shown in </w:t>
      </w:r>
      <w:r w:rsidR="00486913">
        <w:fldChar w:fldCharType="begin"/>
      </w:r>
      <w:r w:rsidR="00486913">
        <w:instrText>HYPERLINK \l "tbl-dims" \h</w:instrText>
      </w:r>
      <w:r w:rsidR="00486913">
        <w:fldChar w:fldCharType="separate"/>
      </w:r>
      <w:r w:rsidR="00486913" w:rsidRPr="0055433B">
        <w:rPr>
          <w:rFonts w:ascii="Times New Roman" w:hAnsi="Times New Roman" w:cs="Times New Roman"/>
          <w:color w:val="000000" w:themeColor="text1"/>
        </w:rPr>
        <w:t>Table 4.1</w:t>
      </w:r>
      <w:r w:rsidR="00486913">
        <w:fldChar w:fldCharType="end"/>
      </w:r>
      <w:r w:rsidRPr="0055433B">
        <w:rPr>
          <w:rFonts w:ascii="Times New Roman" w:hAnsi="Times New Roman" w:cs="Times New Roman"/>
          <w:color w:val="000000" w:themeColor="text1"/>
        </w:rPr>
        <w:t xml:space="preserve"> and consistent with </w:t>
      </w:r>
      <w:r w:rsidR="00486913">
        <w:fldChar w:fldCharType="begin"/>
      </w:r>
      <w:r w:rsidR="00486913">
        <w:instrText>HYPERLINK \l "fig-rbGraph" \h</w:instrText>
      </w:r>
      <w:r w:rsidR="00486913">
        <w:fldChar w:fldCharType="separate"/>
      </w:r>
      <w:r w:rsidR="00486913" w:rsidRPr="0055433B">
        <w:rPr>
          <w:rFonts w:ascii="Times New Roman" w:hAnsi="Times New Roman" w:cs="Times New Roman"/>
          <w:color w:val="000000" w:themeColor="text1"/>
        </w:rPr>
        <w:t>Figure 4.2</w:t>
      </w:r>
      <w:r w:rsidR="00486913">
        <w:fldChar w:fldCharType="end"/>
      </w:r>
      <w:r w:rsidRPr="0055433B">
        <w:rPr>
          <w:rFonts w:ascii="Times New Roman" w:hAnsi="Times New Roman" w:cs="Times New Roman"/>
          <w:color w:val="000000" w:themeColor="text1"/>
        </w:rPr>
        <w:t xml:space="preserve">, the mean of each risk measure increased significantly following Fukushima. Additionally, the mean of the scale combining the risk measures increased as well. For the benefit measures, </w:t>
      </w:r>
      <w:r w:rsidRPr="0055433B">
        <w:rPr>
          <w:rFonts w:ascii="Times New Roman" w:hAnsi="Times New Roman" w:cs="Times New Roman"/>
          <w:i/>
          <w:iCs/>
          <w:color w:val="000000" w:themeColor="text1"/>
        </w:rPr>
        <w:t>no greenhouse gases</w:t>
      </w:r>
      <w:r w:rsidRPr="0055433B">
        <w:rPr>
          <w:rFonts w:ascii="Times New Roman" w:hAnsi="Times New Roman" w:cs="Times New Roman"/>
          <w:color w:val="000000" w:themeColor="text1"/>
        </w:rPr>
        <w:t xml:space="preserve"> and </w:t>
      </w:r>
      <w:r w:rsidRPr="0055433B">
        <w:rPr>
          <w:rFonts w:ascii="Times New Roman" w:hAnsi="Times New Roman" w:cs="Times New Roman"/>
          <w:i/>
          <w:iCs/>
          <w:color w:val="000000" w:themeColor="text1"/>
        </w:rPr>
        <w:t>energy independence</w:t>
      </w:r>
      <w:r w:rsidRPr="0055433B">
        <w:rPr>
          <w:rFonts w:ascii="Times New Roman" w:hAnsi="Times New Roman" w:cs="Times New Roman"/>
          <w:color w:val="000000" w:themeColor="text1"/>
        </w:rPr>
        <w:t xml:space="preserve"> were significantly lower on average after Fukushima; however, there were no significant differences on the </w:t>
      </w:r>
      <w:r w:rsidRPr="0055433B">
        <w:rPr>
          <w:rFonts w:ascii="Times New Roman" w:hAnsi="Times New Roman" w:cs="Times New Roman"/>
          <w:i/>
          <w:iCs/>
          <w:color w:val="000000" w:themeColor="text1"/>
        </w:rPr>
        <w:lastRenderedPageBreak/>
        <w:t>reliable power</w:t>
      </w:r>
      <w:r w:rsidRPr="0055433B">
        <w:rPr>
          <w:rFonts w:ascii="Times New Roman" w:hAnsi="Times New Roman" w:cs="Times New Roman"/>
          <w:color w:val="000000" w:themeColor="text1"/>
        </w:rPr>
        <w:t xml:space="preserve"> and </w:t>
      </w:r>
      <w:r w:rsidRPr="0055433B">
        <w:rPr>
          <w:rFonts w:ascii="Times New Roman" w:hAnsi="Times New Roman" w:cs="Times New Roman"/>
          <w:i/>
          <w:iCs/>
          <w:color w:val="000000" w:themeColor="text1"/>
        </w:rPr>
        <w:t>reduced environmental damage</w:t>
      </w:r>
      <w:r w:rsidRPr="0055433B">
        <w:rPr>
          <w:rFonts w:ascii="Times New Roman" w:hAnsi="Times New Roman" w:cs="Times New Roman"/>
          <w:color w:val="000000" w:themeColor="text1"/>
        </w:rPr>
        <w:t xml:space="preserve"> measures. Finally, the difference between the pre-and-post Fukushima combined benefits scale was significant, with the benefits of nuclear energy rated lower following Fukushima.</w:t>
      </w:r>
    </w:p>
    <w:p w14:paraId="233EE66F" w14:textId="77777777" w:rsidR="00486913" w:rsidRPr="0055433B" w:rsidRDefault="00266379">
      <w:pPr>
        <w:spacing w:line="480" w:lineRule="auto"/>
        <w:ind w:firstLine="720"/>
        <w:jc w:val="both"/>
        <w:rPr>
          <w:rFonts w:ascii="Times New Roman" w:hAnsi="Times New Roman" w:cs="Times New Roman"/>
          <w:color w:val="000000" w:themeColor="text1"/>
        </w:rPr>
        <w:pPrChange w:id="1013" w:author="Bishoy Zaki" w:date="2026-02-16T14:24:00Z" w16du:dateUtc="2026-02-16T13:24:00Z">
          <w:pPr/>
        </w:pPrChange>
      </w:pPr>
      <w:r w:rsidRPr="0055433B">
        <w:rPr>
          <w:rFonts w:ascii="Times New Roman" w:hAnsi="Times New Roman" w:cs="Times New Roman"/>
          <w:color w:val="000000" w:themeColor="text1"/>
        </w:rPr>
        <w:t>Also of note is that the average of the benefit measures had a significantly higher mean than the average of the risk measures both pre-and-post Fukushima. Pre-Fukushima the average of the risk measures was 5.507 and the average of the benefit measures was 7.419, and the difference was statistically significant [</w:t>
      </w:r>
      <w:r w:rsidRPr="0055433B">
        <w:rPr>
          <w:rFonts w:ascii="Times New Roman" w:hAnsi="Times New Roman" w:cs="Times New Roman"/>
          <w:i/>
          <w:iCs/>
          <w:color w:val="000000" w:themeColor="text1"/>
        </w:rPr>
        <w:t>t</w:t>
      </w:r>
      <w:r w:rsidRPr="0055433B">
        <w:rPr>
          <w:rFonts w:ascii="Times New Roman" w:hAnsi="Times New Roman" w:cs="Times New Roman"/>
          <w:color w:val="000000" w:themeColor="text1"/>
        </w:rPr>
        <w:t xml:space="preserve">=-24.17,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&lt;0.001]. Following Fukushima, the mean of the risk measures was 6.215, the mean of the benefit measures was 7.291, and the difference was significant [</w:t>
      </w:r>
      <w:r w:rsidRPr="0055433B">
        <w:rPr>
          <w:rFonts w:ascii="Times New Roman" w:hAnsi="Times New Roman" w:cs="Times New Roman"/>
          <w:i/>
          <w:iCs/>
          <w:color w:val="000000" w:themeColor="text1"/>
        </w:rPr>
        <w:t>t</w:t>
      </w:r>
      <w:r w:rsidRPr="0055433B">
        <w:rPr>
          <w:rFonts w:ascii="Times New Roman" w:hAnsi="Times New Roman" w:cs="Times New Roman"/>
          <w:color w:val="000000" w:themeColor="text1"/>
        </w:rPr>
        <w:t xml:space="preserve">=-18.99,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&lt;0.001].</w:t>
      </w:r>
    </w:p>
    <w:p w14:paraId="233EE670" w14:textId="5B93B791" w:rsidR="00486913" w:rsidRPr="0055433B" w:rsidRDefault="00266379">
      <w:pPr>
        <w:spacing w:line="480" w:lineRule="auto"/>
        <w:jc w:val="both"/>
        <w:rPr>
          <w:rFonts w:ascii="Times New Roman" w:hAnsi="Times New Roman" w:cs="Times New Roman"/>
          <w:color w:val="000000" w:themeColor="text1"/>
        </w:rPr>
        <w:pPrChange w:id="1014" w:author="Bishoy Zaki" w:date="2026-02-16T14:24:00Z" w16du:dateUtc="2026-02-16T13:24:00Z">
          <w:pPr/>
        </w:pPrChange>
      </w:pPr>
      <w:r w:rsidRPr="0055433B">
        <w:rPr>
          <w:rFonts w:ascii="Times New Roman" w:hAnsi="Times New Roman" w:cs="Times New Roman"/>
          <w:color w:val="000000" w:themeColor="text1"/>
        </w:rPr>
        <w:t xml:space="preserve">Next, we conduct an OLS regression analysis to examine the influence of political ideology and the Fukushima accident on the issue definition of nuclear energy, specifically the perceived risks and benefits. Then, we explore the impacts of ideology, Fukushima, and the risks and benefits of nuclear energy on support for more nuclear power plants. Note that we also control for demographics, including age, gender (male=1), and race (white=1). The results are shown in </w:t>
      </w:r>
      <w:r w:rsidR="00486913">
        <w:fldChar w:fldCharType="begin"/>
      </w:r>
      <w:r w:rsidR="00486913">
        <w:instrText>HYPERLINK \l "tbl-results" \h</w:instrText>
      </w:r>
      <w:r w:rsidR="00486913">
        <w:fldChar w:fldCharType="separate"/>
      </w:r>
      <w:r w:rsidR="00486913" w:rsidRPr="0055433B">
        <w:rPr>
          <w:rFonts w:ascii="Times New Roman" w:hAnsi="Times New Roman" w:cs="Times New Roman"/>
          <w:color w:val="000000" w:themeColor="text1"/>
        </w:rPr>
        <w:t>Table 4.2</w:t>
      </w:r>
      <w:r w:rsidR="00486913">
        <w:fldChar w:fldCharType="end"/>
      </w:r>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CA" w14:textId="77777777">
        <w:tc>
          <w:tcPr>
            <w:tcW w:w="7920" w:type="dxa"/>
          </w:tcPr>
          <w:p w14:paraId="233EE671" w14:textId="77777777" w:rsidR="00486913" w:rsidRPr="0055433B" w:rsidRDefault="00266379">
            <w:pPr>
              <w:spacing w:before="200"/>
              <w:rPr>
                <w:rFonts w:ascii="Times New Roman" w:hAnsi="Times New Roman" w:cs="Times New Roman"/>
                <w:color w:val="000000" w:themeColor="text1"/>
              </w:rPr>
            </w:pPr>
            <w:bookmarkStart w:id="1015" w:name="tbl-results"/>
            <w:r w:rsidRPr="0055433B">
              <w:rPr>
                <w:rFonts w:ascii="Times New Roman" w:hAnsi="Times New Roman" w:cs="Times New Roman"/>
                <w:color w:val="000000" w:themeColor="text1"/>
              </w:rPr>
              <w:t>Table 4.2: OLS Analysis of Political Ideology, Fukushima, Nuclear Energy Risks and Benefits, and Support for More Plants</w:t>
            </w:r>
          </w:p>
          <w:tbl>
            <w:tblPr>
              <w:tblW w:w="4722" w:type="pct"/>
              <w:tblLayout w:type="fixed"/>
              <w:tblLook w:val="0060" w:firstRow="1" w:lastRow="1" w:firstColumn="0" w:lastColumn="0" w:noHBand="0" w:noVBand="0"/>
            </w:tblPr>
            <w:tblGrid>
              <w:gridCol w:w="3937"/>
              <w:gridCol w:w="1524"/>
              <w:gridCol w:w="1397"/>
              <w:gridCol w:w="1778"/>
            </w:tblGrid>
            <w:tr w:rsidR="00486913" w:rsidRPr="0055433B" w14:paraId="233EE676" w14:textId="77777777">
              <w:trPr>
                <w:tblHeader/>
              </w:trPr>
              <w:tc>
                <w:tcPr>
                  <w:tcW w:w="3410" w:type="dxa"/>
                </w:tcPr>
                <w:p w14:paraId="233EE672" w14:textId="77777777" w:rsidR="00486913" w:rsidRPr="0055433B" w:rsidRDefault="00486913">
                  <w:pPr>
                    <w:rPr>
                      <w:rFonts w:ascii="Times New Roman" w:hAnsi="Times New Roman" w:cs="Times New Roman"/>
                      <w:color w:val="000000" w:themeColor="text1"/>
                    </w:rPr>
                  </w:pPr>
                </w:p>
              </w:tc>
              <w:tc>
                <w:tcPr>
                  <w:tcW w:w="1320" w:type="dxa"/>
                </w:tcPr>
                <w:p w14:paraId="233EE67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Risks</w:t>
                  </w:r>
                </w:p>
              </w:tc>
              <w:tc>
                <w:tcPr>
                  <w:tcW w:w="1210" w:type="dxa"/>
                </w:tcPr>
                <w:p w14:paraId="233EE67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Benefits</w:t>
                  </w:r>
                </w:p>
              </w:tc>
              <w:tc>
                <w:tcPr>
                  <w:tcW w:w="1540" w:type="dxa"/>
                </w:tcPr>
                <w:p w14:paraId="233EE67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More Plants</w:t>
                  </w:r>
                </w:p>
              </w:tc>
            </w:tr>
            <w:tr w:rsidR="00486913" w:rsidRPr="0055433B" w14:paraId="233EE67B" w14:textId="77777777">
              <w:tc>
                <w:tcPr>
                  <w:tcW w:w="3410" w:type="dxa"/>
                </w:tcPr>
                <w:p w14:paraId="233EE677"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Ideology (more conservative)</w:t>
                  </w:r>
                </w:p>
              </w:tc>
              <w:tc>
                <w:tcPr>
                  <w:tcW w:w="1320" w:type="dxa"/>
                </w:tcPr>
                <w:p w14:paraId="233EE67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-0.160***</w:t>
                  </w:r>
                </w:p>
              </w:tc>
              <w:tc>
                <w:tcPr>
                  <w:tcW w:w="1210" w:type="dxa"/>
                </w:tcPr>
                <w:p w14:paraId="233EE67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0.084***</w:t>
                  </w:r>
                </w:p>
              </w:tc>
              <w:tc>
                <w:tcPr>
                  <w:tcW w:w="1540" w:type="dxa"/>
                </w:tcPr>
                <w:p w14:paraId="233EE67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0.127***</w:t>
                  </w:r>
                </w:p>
              </w:tc>
            </w:tr>
            <w:tr w:rsidR="00486913" w:rsidRPr="0055433B" w14:paraId="233EE680" w14:textId="77777777">
              <w:tc>
                <w:tcPr>
                  <w:tcW w:w="3410" w:type="dxa"/>
                </w:tcPr>
                <w:p w14:paraId="233EE67C" w14:textId="77777777" w:rsidR="00486913" w:rsidRPr="0055433B" w:rsidRDefault="00486913" w:rsidP="007A44F3">
                  <w:pPr>
                    <w:rPr>
                      <w:rFonts w:ascii="Times New Roman" w:hAnsi="Times New Roman" w:cs="Times New Roman"/>
                      <w:color w:val="000000" w:themeColor="text1"/>
                    </w:rPr>
                  </w:pPr>
                </w:p>
              </w:tc>
              <w:tc>
                <w:tcPr>
                  <w:tcW w:w="1320" w:type="dxa"/>
                </w:tcPr>
                <w:p w14:paraId="233EE67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(0.020)</w:t>
                  </w:r>
                </w:p>
              </w:tc>
              <w:tc>
                <w:tcPr>
                  <w:tcW w:w="1210" w:type="dxa"/>
                </w:tcPr>
                <w:p w14:paraId="233EE67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(0.016)</w:t>
                  </w:r>
                </w:p>
              </w:tc>
              <w:tc>
                <w:tcPr>
                  <w:tcW w:w="1540" w:type="dxa"/>
                </w:tcPr>
                <w:p w14:paraId="233EE67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(0.011)</w:t>
                  </w:r>
                </w:p>
              </w:tc>
            </w:tr>
            <w:tr w:rsidR="00486913" w:rsidRPr="0055433B" w14:paraId="233EE685" w14:textId="77777777">
              <w:tc>
                <w:tcPr>
                  <w:tcW w:w="3410" w:type="dxa"/>
                </w:tcPr>
                <w:p w14:paraId="233EE681"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Fukushima</w:t>
                  </w:r>
                </w:p>
              </w:tc>
              <w:tc>
                <w:tcPr>
                  <w:tcW w:w="1320" w:type="dxa"/>
                </w:tcPr>
                <w:p w14:paraId="233EE68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0.709***</w:t>
                  </w:r>
                </w:p>
              </w:tc>
              <w:tc>
                <w:tcPr>
                  <w:tcW w:w="1210" w:type="dxa"/>
                </w:tcPr>
                <w:p w14:paraId="233EE68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-0.137*</w:t>
                  </w:r>
                </w:p>
              </w:tc>
              <w:tc>
                <w:tcPr>
                  <w:tcW w:w="1540" w:type="dxa"/>
                </w:tcPr>
                <w:p w14:paraId="233EE68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-0.113**</w:t>
                  </w:r>
                </w:p>
              </w:tc>
            </w:tr>
            <w:tr w:rsidR="00486913" w:rsidRPr="0055433B" w14:paraId="233EE68A" w14:textId="77777777">
              <w:tc>
                <w:tcPr>
                  <w:tcW w:w="3410" w:type="dxa"/>
                </w:tcPr>
                <w:p w14:paraId="233EE686" w14:textId="77777777" w:rsidR="00486913" w:rsidRPr="0055433B" w:rsidRDefault="00486913" w:rsidP="007A44F3">
                  <w:pPr>
                    <w:rPr>
                      <w:rFonts w:ascii="Times New Roman" w:hAnsi="Times New Roman" w:cs="Times New Roman"/>
                      <w:color w:val="000000" w:themeColor="text1"/>
                    </w:rPr>
                  </w:pPr>
                </w:p>
              </w:tc>
              <w:tc>
                <w:tcPr>
                  <w:tcW w:w="1320" w:type="dxa"/>
                </w:tcPr>
                <w:p w14:paraId="233EE68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(0.075)</w:t>
                  </w:r>
                </w:p>
              </w:tc>
              <w:tc>
                <w:tcPr>
                  <w:tcW w:w="1210" w:type="dxa"/>
                </w:tcPr>
                <w:p w14:paraId="233EE68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(0.062)</w:t>
                  </w:r>
                </w:p>
              </w:tc>
              <w:tc>
                <w:tcPr>
                  <w:tcW w:w="1540" w:type="dxa"/>
                </w:tcPr>
                <w:p w14:paraId="233EE68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(0.040)</w:t>
                  </w:r>
                </w:p>
              </w:tc>
            </w:tr>
            <w:tr w:rsidR="00486913" w:rsidRPr="0055433B" w14:paraId="233EE68F" w14:textId="77777777">
              <w:tc>
                <w:tcPr>
                  <w:tcW w:w="3410" w:type="dxa"/>
                </w:tcPr>
                <w:p w14:paraId="233EE68B"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Benefits</w:t>
                  </w:r>
                </w:p>
              </w:tc>
              <w:tc>
                <w:tcPr>
                  <w:tcW w:w="1320" w:type="dxa"/>
                </w:tcPr>
                <w:p w14:paraId="233EE68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0.028+</w:t>
                  </w:r>
                </w:p>
              </w:tc>
              <w:tc>
                <w:tcPr>
                  <w:tcW w:w="1210" w:type="dxa"/>
                </w:tcPr>
                <w:p w14:paraId="233EE68D" w14:textId="77777777" w:rsidR="00486913" w:rsidRPr="0055433B" w:rsidRDefault="00486913">
                  <w:pPr>
                    <w:rPr>
                      <w:rFonts w:ascii="Times New Roman" w:hAnsi="Times New Roman" w:cs="Times New Roman"/>
                      <w:color w:val="000000" w:themeColor="text1"/>
                    </w:rPr>
                  </w:pPr>
                </w:p>
              </w:tc>
              <w:tc>
                <w:tcPr>
                  <w:tcW w:w="1540" w:type="dxa"/>
                </w:tcPr>
                <w:p w14:paraId="233EE68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0.379***</w:t>
                  </w:r>
                </w:p>
              </w:tc>
            </w:tr>
            <w:tr w:rsidR="00486913" w:rsidRPr="0055433B" w14:paraId="233EE694" w14:textId="77777777">
              <w:tc>
                <w:tcPr>
                  <w:tcW w:w="3410" w:type="dxa"/>
                </w:tcPr>
                <w:p w14:paraId="233EE690" w14:textId="77777777" w:rsidR="00486913" w:rsidRPr="0055433B" w:rsidRDefault="00486913">
                  <w:pPr>
                    <w:rPr>
                      <w:rFonts w:ascii="Times New Roman" w:hAnsi="Times New Roman" w:cs="Times New Roman"/>
                      <w:color w:val="000000" w:themeColor="text1"/>
                    </w:rPr>
                  </w:pPr>
                </w:p>
              </w:tc>
              <w:tc>
                <w:tcPr>
                  <w:tcW w:w="1320" w:type="dxa"/>
                </w:tcPr>
                <w:p w14:paraId="233EE69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(0.017)</w:t>
                  </w:r>
                </w:p>
              </w:tc>
              <w:tc>
                <w:tcPr>
                  <w:tcW w:w="1210" w:type="dxa"/>
                </w:tcPr>
                <w:p w14:paraId="233EE692" w14:textId="77777777" w:rsidR="00486913" w:rsidRPr="0055433B" w:rsidRDefault="00486913">
                  <w:pPr>
                    <w:rPr>
                      <w:rFonts w:ascii="Times New Roman" w:hAnsi="Times New Roman" w:cs="Times New Roman"/>
                      <w:color w:val="000000" w:themeColor="text1"/>
                    </w:rPr>
                  </w:pPr>
                </w:p>
              </w:tc>
              <w:tc>
                <w:tcPr>
                  <w:tcW w:w="1540" w:type="dxa"/>
                </w:tcPr>
                <w:p w14:paraId="233EE69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(0.009)</w:t>
                  </w:r>
                </w:p>
              </w:tc>
            </w:tr>
            <w:tr w:rsidR="00486913" w:rsidRPr="0055433B" w14:paraId="233EE699" w14:textId="77777777">
              <w:tc>
                <w:tcPr>
                  <w:tcW w:w="3410" w:type="dxa"/>
                </w:tcPr>
                <w:p w14:paraId="233EE69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Risks</w:t>
                  </w:r>
                </w:p>
              </w:tc>
              <w:tc>
                <w:tcPr>
                  <w:tcW w:w="1320" w:type="dxa"/>
                </w:tcPr>
                <w:p w14:paraId="233EE696" w14:textId="77777777" w:rsidR="00486913" w:rsidRPr="0055433B" w:rsidRDefault="00486913">
                  <w:pPr>
                    <w:rPr>
                      <w:rFonts w:ascii="Times New Roman" w:hAnsi="Times New Roman" w:cs="Times New Roman"/>
                      <w:color w:val="000000" w:themeColor="text1"/>
                    </w:rPr>
                  </w:pPr>
                </w:p>
              </w:tc>
              <w:tc>
                <w:tcPr>
                  <w:tcW w:w="1210" w:type="dxa"/>
                </w:tcPr>
                <w:p w14:paraId="233EE69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0.019+</w:t>
                  </w:r>
                </w:p>
              </w:tc>
              <w:tc>
                <w:tcPr>
                  <w:tcW w:w="1540" w:type="dxa"/>
                </w:tcPr>
                <w:p w14:paraId="233EE69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-0.186***</w:t>
                  </w:r>
                </w:p>
              </w:tc>
            </w:tr>
            <w:tr w:rsidR="00486913" w:rsidRPr="0055433B" w14:paraId="233EE69E" w14:textId="77777777">
              <w:tc>
                <w:tcPr>
                  <w:tcW w:w="3410" w:type="dxa"/>
                </w:tcPr>
                <w:p w14:paraId="233EE69A" w14:textId="77777777" w:rsidR="00486913" w:rsidRPr="0055433B" w:rsidRDefault="00486913" w:rsidP="007A44F3">
                  <w:pPr>
                    <w:rPr>
                      <w:rFonts w:ascii="Times New Roman" w:hAnsi="Times New Roman" w:cs="Times New Roman"/>
                      <w:color w:val="000000" w:themeColor="text1"/>
                    </w:rPr>
                  </w:pPr>
                </w:p>
              </w:tc>
              <w:tc>
                <w:tcPr>
                  <w:tcW w:w="1320" w:type="dxa"/>
                </w:tcPr>
                <w:p w14:paraId="233EE69B" w14:textId="77777777" w:rsidR="00486913" w:rsidRPr="0055433B" w:rsidRDefault="00486913">
                  <w:pPr>
                    <w:rPr>
                      <w:rFonts w:ascii="Times New Roman" w:hAnsi="Times New Roman" w:cs="Times New Roman"/>
                      <w:color w:val="000000" w:themeColor="text1"/>
                    </w:rPr>
                  </w:pPr>
                </w:p>
              </w:tc>
              <w:tc>
                <w:tcPr>
                  <w:tcW w:w="1210" w:type="dxa"/>
                </w:tcPr>
                <w:p w14:paraId="233EE69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(0.011)</w:t>
                  </w:r>
                </w:p>
              </w:tc>
              <w:tc>
                <w:tcPr>
                  <w:tcW w:w="1540" w:type="dxa"/>
                </w:tcPr>
                <w:p w14:paraId="233EE69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(0.007)</w:t>
                  </w:r>
                </w:p>
              </w:tc>
            </w:tr>
            <w:tr w:rsidR="00486913" w:rsidRPr="0055433B" w14:paraId="233EE6A3" w14:textId="77777777">
              <w:tc>
                <w:tcPr>
                  <w:tcW w:w="3410" w:type="dxa"/>
                </w:tcPr>
                <w:p w14:paraId="233EE69F"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Age</w:t>
                  </w:r>
                </w:p>
              </w:tc>
              <w:tc>
                <w:tcPr>
                  <w:tcW w:w="1320" w:type="dxa"/>
                </w:tcPr>
                <w:p w14:paraId="233EE6A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-0.036***</w:t>
                  </w:r>
                </w:p>
              </w:tc>
              <w:tc>
                <w:tcPr>
                  <w:tcW w:w="1210" w:type="dxa"/>
                </w:tcPr>
                <w:p w14:paraId="233EE6A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-0.004*</w:t>
                  </w:r>
                </w:p>
              </w:tc>
              <w:tc>
                <w:tcPr>
                  <w:tcW w:w="1540" w:type="dxa"/>
                </w:tcPr>
                <w:p w14:paraId="233EE6A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-0.009***</w:t>
                  </w:r>
                </w:p>
              </w:tc>
            </w:tr>
            <w:tr w:rsidR="00486913" w:rsidRPr="0055433B" w14:paraId="233EE6A8" w14:textId="77777777">
              <w:tc>
                <w:tcPr>
                  <w:tcW w:w="3410" w:type="dxa"/>
                </w:tcPr>
                <w:p w14:paraId="233EE6A4" w14:textId="77777777" w:rsidR="00486913" w:rsidRPr="0055433B" w:rsidRDefault="00486913" w:rsidP="007A44F3">
                  <w:pPr>
                    <w:rPr>
                      <w:rFonts w:ascii="Times New Roman" w:hAnsi="Times New Roman" w:cs="Times New Roman"/>
                      <w:color w:val="000000" w:themeColor="text1"/>
                    </w:rPr>
                  </w:pPr>
                </w:p>
              </w:tc>
              <w:tc>
                <w:tcPr>
                  <w:tcW w:w="1320" w:type="dxa"/>
                </w:tcPr>
                <w:p w14:paraId="233EE6A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(0.002)</w:t>
                  </w:r>
                </w:p>
              </w:tc>
              <w:tc>
                <w:tcPr>
                  <w:tcW w:w="1210" w:type="dxa"/>
                </w:tcPr>
                <w:p w14:paraId="233EE6A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(0.002)</w:t>
                  </w:r>
                </w:p>
              </w:tc>
              <w:tc>
                <w:tcPr>
                  <w:tcW w:w="1540" w:type="dxa"/>
                </w:tcPr>
                <w:p w14:paraId="233EE6A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(0.001)</w:t>
                  </w:r>
                </w:p>
              </w:tc>
            </w:tr>
            <w:tr w:rsidR="00486913" w:rsidRPr="0055433B" w14:paraId="233EE6AD" w14:textId="77777777">
              <w:tc>
                <w:tcPr>
                  <w:tcW w:w="3410" w:type="dxa"/>
                </w:tcPr>
                <w:p w14:paraId="233EE6A9"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Gender (male=1)</w:t>
                  </w:r>
                </w:p>
              </w:tc>
              <w:tc>
                <w:tcPr>
                  <w:tcW w:w="1320" w:type="dxa"/>
                </w:tcPr>
                <w:p w14:paraId="233EE6A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-0.829***</w:t>
                  </w:r>
                </w:p>
              </w:tc>
              <w:tc>
                <w:tcPr>
                  <w:tcW w:w="1210" w:type="dxa"/>
                </w:tcPr>
                <w:p w14:paraId="233EE6A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0.493***</w:t>
                  </w:r>
                </w:p>
              </w:tc>
              <w:tc>
                <w:tcPr>
                  <w:tcW w:w="1540" w:type="dxa"/>
                </w:tcPr>
                <w:p w14:paraId="233EE6A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0.693***</w:t>
                  </w:r>
                </w:p>
              </w:tc>
            </w:tr>
            <w:tr w:rsidR="00486913" w:rsidRPr="0055433B" w14:paraId="233EE6B2" w14:textId="77777777">
              <w:tc>
                <w:tcPr>
                  <w:tcW w:w="3410" w:type="dxa"/>
                </w:tcPr>
                <w:p w14:paraId="233EE6AE" w14:textId="77777777" w:rsidR="00486913" w:rsidRPr="0055433B" w:rsidRDefault="00486913" w:rsidP="007A44F3">
                  <w:pPr>
                    <w:rPr>
                      <w:rFonts w:ascii="Times New Roman" w:hAnsi="Times New Roman" w:cs="Times New Roman"/>
                      <w:color w:val="000000" w:themeColor="text1"/>
                    </w:rPr>
                  </w:pPr>
                </w:p>
              </w:tc>
              <w:tc>
                <w:tcPr>
                  <w:tcW w:w="1320" w:type="dxa"/>
                </w:tcPr>
                <w:p w14:paraId="233EE6A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(0.072)</w:t>
                  </w:r>
                </w:p>
              </w:tc>
              <w:tc>
                <w:tcPr>
                  <w:tcW w:w="1210" w:type="dxa"/>
                </w:tcPr>
                <w:p w14:paraId="233EE6B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(0.060)</w:t>
                  </w:r>
                </w:p>
              </w:tc>
              <w:tc>
                <w:tcPr>
                  <w:tcW w:w="1540" w:type="dxa"/>
                </w:tcPr>
                <w:p w14:paraId="233EE6B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(0.039)</w:t>
                  </w:r>
                </w:p>
              </w:tc>
            </w:tr>
            <w:tr w:rsidR="00486913" w:rsidRPr="0055433B" w14:paraId="233EE6B7" w14:textId="77777777">
              <w:tc>
                <w:tcPr>
                  <w:tcW w:w="3410" w:type="dxa"/>
                </w:tcPr>
                <w:p w14:paraId="233EE6B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Race (white=1)</w:t>
                  </w:r>
                </w:p>
              </w:tc>
              <w:tc>
                <w:tcPr>
                  <w:tcW w:w="1320" w:type="dxa"/>
                </w:tcPr>
                <w:p w14:paraId="233EE6B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-0.341***</w:t>
                  </w:r>
                </w:p>
              </w:tc>
              <w:tc>
                <w:tcPr>
                  <w:tcW w:w="1210" w:type="dxa"/>
                </w:tcPr>
                <w:p w14:paraId="233EE6B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0.291***</w:t>
                  </w:r>
                </w:p>
              </w:tc>
              <w:tc>
                <w:tcPr>
                  <w:tcW w:w="1540" w:type="dxa"/>
                </w:tcPr>
                <w:p w14:paraId="233EE6B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0.224***</w:t>
                  </w:r>
                </w:p>
              </w:tc>
            </w:tr>
            <w:tr w:rsidR="00486913" w:rsidRPr="0055433B" w14:paraId="233EE6BC" w14:textId="77777777">
              <w:tc>
                <w:tcPr>
                  <w:tcW w:w="3410" w:type="dxa"/>
                </w:tcPr>
                <w:p w14:paraId="233EE6B8" w14:textId="77777777" w:rsidR="00486913" w:rsidRPr="0055433B" w:rsidRDefault="00486913">
                  <w:pPr>
                    <w:rPr>
                      <w:rFonts w:ascii="Times New Roman" w:hAnsi="Times New Roman" w:cs="Times New Roman"/>
                      <w:color w:val="000000" w:themeColor="text1"/>
                    </w:rPr>
                  </w:pPr>
                </w:p>
              </w:tc>
              <w:tc>
                <w:tcPr>
                  <w:tcW w:w="1320" w:type="dxa"/>
                </w:tcPr>
                <w:p w14:paraId="233EE6B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(0.090)</w:t>
                  </w:r>
                </w:p>
              </w:tc>
              <w:tc>
                <w:tcPr>
                  <w:tcW w:w="1210" w:type="dxa"/>
                </w:tcPr>
                <w:p w14:paraId="233EE6B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(0.074)</w:t>
                  </w:r>
                </w:p>
              </w:tc>
              <w:tc>
                <w:tcPr>
                  <w:tcW w:w="1540" w:type="dxa"/>
                </w:tcPr>
                <w:p w14:paraId="233EE6B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(0.049)</w:t>
                  </w:r>
                </w:p>
              </w:tc>
            </w:tr>
            <w:tr w:rsidR="00486913" w:rsidRPr="0055433B" w14:paraId="233EE6C1" w14:textId="77777777">
              <w:tc>
                <w:tcPr>
                  <w:tcW w:w="3410" w:type="dxa"/>
                </w:tcPr>
                <w:p w14:paraId="233EE6B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N</w:t>
                  </w:r>
                </w:p>
              </w:tc>
              <w:tc>
                <w:tcPr>
                  <w:tcW w:w="1320" w:type="dxa"/>
                </w:tcPr>
                <w:p w14:paraId="233EE6B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5391</w:t>
                  </w:r>
                </w:p>
              </w:tc>
              <w:tc>
                <w:tcPr>
                  <w:tcW w:w="1210" w:type="dxa"/>
                </w:tcPr>
                <w:p w14:paraId="233EE6B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5391</w:t>
                  </w:r>
                </w:p>
              </w:tc>
              <w:tc>
                <w:tcPr>
                  <w:tcW w:w="1540" w:type="dxa"/>
                </w:tcPr>
                <w:p w14:paraId="233EE6C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5156</w:t>
                  </w:r>
                </w:p>
              </w:tc>
            </w:tr>
            <w:tr w:rsidR="00486913" w:rsidRPr="0055433B" w14:paraId="233EE6C6" w14:textId="77777777">
              <w:tc>
                <w:tcPr>
                  <w:tcW w:w="3410" w:type="dxa"/>
                </w:tcPr>
                <w:p w14:paraId="233EE6C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R2</w:t>
                  </w:r>
                </w:p>
              </w:tc>
              <w:tc>
                <w:tcPr>
                  <w:tcW w:w="1320" w:type="dxa"/>
                </w:tcPr>
                <w:p w14:paraId="233EE6C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0.12</w:t>
                  </w:r>
                </w:p>
              </w:tc>
              <w:tc>
                <w:tcPr>
                  <w:tcW w:w="1210" w:type="dxa"/>
                </w:tcPr>
                <w:p w14:paraId="233EE6C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w:t>
                  </w:r>
                </w:p>
              </w:tc>
              <w:tc>
                <w:tcPr>
                  <w:tcW w:w="1540" w:type="dxa"/>
                </w:tcPr>
                <w:p w14:paraId="233EE6C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0.42</w:t>
                  </w:r>
                </w:p>
              </w:tc>
            </w:tr>
            <w:tr w:rsidR="00486913" w:rsidRPr="0055433B" w14:paraId="233EE6C8" w14:textId="77777777">
              <w:tc>
                <w:tcPr>
                  <w:tcW w:w="7480" w:type="dxa"/>
                  <w:gridSpan w:val="4"/>
                </w:tcPr>
                <w:p w14:paraId="233EE6C7" w14:textId="036AD12C" w:rsidR="00486913" w:rsidRPr="0055433B" w:rsidRDefault="007A44F3" w:rsidP="007A44F3">
                  <w:pPr>
                    <w:ind w:left="720"/>
                    <w:rPr>
                      <w:rFonts w:ascii="Times New Roman" w:hAnsi="Times New Roman" w:cs="Times New Roman"/>
                      <w:color w:val="000000" w:themeColor="text1"/>
                    </w:rPr>
                  </w:pPr>
                  <w:r w:rsidRPr="0055433B">
                    <w:rPr>
                      <w:rFonts w:ascii="Times New Roman" w:hAnsi="Times New Roman" w:cs="Times New Roman"/>
                      <w:color w:val="000000" w:themeColor="text1"/>
                    </w:rPr>
                    <w:t>+ p &lt; 0.1, * p &lt; 0.05, ** p &lt; 0.01, *** p &lt; 0.001</w:t>
                  </w:r>
                </w:p>
              </w:tc>
            </w:tr>
            <w:tr w:rsidR="007A44F3" w:rsidRPr="0055433B" w14:paraId="13427AD1" w14:textId="77777777">
              <w:tc>
                <w:tcPr>
                  <w:tcW w:w="7480" w:type="dxa"/>
                  <w:gridSpan w:val="4"/>
                </w:tcPr>
                <w:p w14:paraId="4AF77B50" w14:textId="77777777" w:rsidR="007A44F3" w:rsidRPr="0055433B" w:rsidRDefault="007A44F3" w:rsidP="004D4439">
                  <w:pPr>
                    <w:rPr>
                      <w:rFonts w:ascii="Times New Roman" w:hAnsi="Times New Roman" w:cs="Times New Roman"/>
                      <w:color w:val="000000" w:themeColor="text1"/>
                    </w:rPr>
                  </w:pPr>
                </w:p>
              </w:tc>
            </w:tr>
            <w:tr w:rsidR="007A44F3" w:rsidRPr="0055433B" w14:paraId="785CF32D" w14:textId="77777777">
              <w:tc>
                <w:tcPr>
                  <w:tcW w:w="7480" w:type="dxa"/>
                  <w:gridSpan w:val="4"/>
                </w:tcPr>
                <w:p w14:paraId="3B8F026D" w14:textId="77777777" w:rsidR="007A44F3" w:rsidRPr="0055433B" w:rsidRDefault="007A44F3" w:rsidP="004D4439">
                  <w:pPr>
                    <w:rPr>
                      <w:rFonts w:ascii="Times New Roman" w:hAnsi="Times New Roman" w:cs="Times New Roman"/>
                      <w:color w:val="000000" w:themeColor="text1"/>
                    </w:rPr>
                  </w:pPr>
                </w:p>
              </w:tc>
            </w:tr>
            <w:bookmarkEnd w:id="1015"/>
          </w:tbl>
          <w:p w14:paraId="233EE6C9" w14:textId="77777777" w:rsidR="00486913" w:rsidRPr="0055433B" w:rsidRDefault="00486913">
            <w:pPr>
              <w:rPr>
                <w:rFonts w:ascii="Times New Roman" w:hAnsi="Times New Roman" w:cs="Times New Roman"/>
                <w:color w:val="000000" w:themeColor="text1"/>
              </w:rPr>
            </w:pPr>
          </w:p>
        </w:tc>
      </w:tr>
    </w:tbl>
    <w:p w14:paraId="067BC53E" w14:textId="77777777" w:rsidR="006F00A0" w:rsidRDefault="006F00A0">
      <w:pPr>
        <w:rPr>
          <w:ins w:id="1016" w:author="Bishoy Zaki" w:date="2026-02-16T14:24:00Z" w16du:dateUtc="2026-02-16T13:24:00Z"/>
          <w:rFonts w:ascii="Times New Roman" w:hAnsi="Times New Roman" w:cs="Times New Roman"/>
          <w:color w:val="000000" w:themeColor="text1"/>
        </w:rPr>
      </w:pPr>
    </w:p>
    <w:p w14:paraId="2A95EB11" w14:textId="77777777" w:rsidR="006F00A0" w:rsidRDefault="006F00A0">
      <w:pPr>
        <w:rPr>
          <w:ins w:id="1017" w:author="Bishoy Zaki" w:date="2026-02-16T14:24:00Z" w16du:dateUtc="2026-02-16T13:24:00Z"/>
          <w:rFonts w:ascii="Times New Roman" w:hAnsi="Times New Roman" w:cs="Times New Roman"/>
          <w:color w:val="000000" w:themeColor="text1"/>
        </w:rPr>
      </w:pPr>
    </w:p>
    <w:p w14:paraId="564922DE" w14:textId="554A9DD6" w:rsidR="004D4439" w:rsidRPr="0055433B" w:rsidRDefault="00266379">
      <w:pPr>
        <w:spacing w:line="480" w:lineRule="auto"/>
        <w:ind w:firstLine="720"/>
        <w:jc w:val="both"/>
        <w:rPr>
          <w:rFonts w:ascii="Times New Roman" w:hAnsi="Times New Roman" w:cs="Times New Roman"/>
          <w:color w:val="000000" w:themeColor="text1"/>
        </w:rPr>
        <w:pPrChange w:id="1018" w:author="Bishoy Zaki" w:date="2026-02-16T14:24:00Z" w16du:dateUtc="2026-02-16T13:24:00Z">
          <w:pPr/>
        </w:pPrChange>
      </w:pPr>
      <w:r w:rsidRPr="0055433B">
        <w:rPr>
          <w:rFonts w:ascii="Times New Roman" w:hAnsi="Times New Roman" w:cs="Times New Roman"/>
          <w:color w:val="000000" w:themeColor="text1"/>
        </w:rPr>
        <w:t xml:space="preserve">As can be seen in </w:t>
      </w:r>
      <w:r w:rsidR="004D4439">
        <w:fldChar w:fldCharType="begin"/>
      </w:r>
      <w:r w:rsidR="004D4439">
        <w:instrText>HYPERLINK \l "tbl-results" \h</w:instrText>
      </w:r>
      <w:r w:rsidR="004D4439">
        <w:fldChar w:fldCharType="separate"/>
      </w:r>
      <w:r w:rsidR="004D4439" w:rsidRPr="0055433B">
        <w:rPr>
          <w:rFonts w:ascii="Times New Roman" w:hAnsi="Times New Roman" w:cs="Times New Roman"/>
          <w:color w:val="000000" w:themeColor="text1"/>
        </w:rPr>
        <w:t>Table 4.2</w:t>
      </w:r>
      <w:r w:rsidR="004D4439">
        <w:fldChar w:fldCharType="end"/>
      </w:r>
      <w:r w:rsidRPr="0055433B">
        <w:rPr>
          <w:rFonts w:ascii="Times New Roman" w:hAnsi="Times New Roman" w:cs="Times New Roman"/>
          <w:color w:val="000000" w:themeColor="text1"/>
        </w:rPr>
        <w:t xml:space="preserve">, increasing conservatism is associated with decreased risk perceptions and increased perceptions of benefits as well as support for more nuclear plants. In addition, perceptions of risks increased and perceptions of benefits and support for more plants both decreased following the Fukushima accident, on average. Interestingly, the benefits and risks of nuclear energy are positively associated at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&lt;0.10. But, as expected an increase in the perceived risks is negatively associated with support for more plants, whereas an increase in perceived benefits is positively associated. For the demographic variables, age is negatively associated with perceived risks, perceived benefits, and support for more plants. Finally, both males and whites perceive less risk, more benefits, and higher levels of support for more nuclear power plants compared to non-males and non-whites.</w:t>
      </w:r>
      <w:r w:rsidRPr="0055433B">
        <w:rPr>
          <w:rFonts w:ascii="Times New Roman" w:hAnsi="Times New Roman" w:cs="Times New Roman"/>
          <w:color w:val="000000" w:themeColor="text1"/>
        </w:rPr>
        <w:br/>
      </w:r>
    </w:p>
    <w:p w14:paraId="233EE6CB" w14:textId="7E42732B" w:rsidR="00486913" w:rsidRDefault="00266379">
      <w:pPr>
        <w:spacing w:line="480" w:lineRule="auto"/>
        <w:ind w:firstLine="720"/>
        <w:jc w:val="both"/>
        <w:rPr>
          <w:rFonts w:ascii="Times New Roman" w:hAnsi="Times New Roman" w:cs="Times New Roman"/>
          <w:color w:val="000000" w:themeColor="text1"/>
        </w:rPr>
        <w:pPrChange w:id="1019" w:author="Bishoy Zaki" w:date="2026-02-16T14:24:00Z" w16du:dateUtc="2026-02-16T13:24:00Z">
          <w:pPr/>
        </w:pPrChange>
      </w:pPr>
      <w:r w:rsidRPr="0055433B">
        <w:rPr>
          <w:rFonts w:ascii="Times New Roman" w:hAnsi="Times New Roman" w:cs="Times New Roman"/>
          <w:color w:val="000000" w:themeColor="text1"/>
        </w:rPr>
        <w:t>Our final analysis is a path analysis to show the influence of political ideology, Fukushima, and beliefs about the risks and benefits of nuclear energy on preferences for more nuclear power plants.</w:t>
      </w:r>
      <w:r w:rsidRPr="0055433B">
        <w:rPr>
          <w:rFonts w:ascii="Times New Roman" w:hAnsi="Times New Roman" w:cs="Times New Roman"/>
          <w:color w:val="000000" w:themeColor="text1"/>
        </w:rPr>
        <w:footnoteReference w:id="5"/>
      </w:r>
      <w:r w:rsidRPr="0055433B">
        <w:rPr>
          <w:rFonts w:ascii="Times New Roman" w:hAnsi="Times New Roman" w:cs="Times New Roman"/>
          <w:color w:val="000000" w:themeColor="text1"/>
        </w:rPr>
        <w:t xml:space="preserve"> Path analysis includes standardized coefficients, which allow us to compare the impact of the various independent variables on the dependent variable. In addition, path analysis accounts for the various effects </w:t>
      </w:r>
      <w:r w:rsidRPr="0055433B">
        <w:rPr>
          <w:rFonts w:ascii="Times New Roman" w:hAnsi="Times New Roman" w:cs="Times New Roman"/>
          <w:color w:val="000000" w:themeColor="text1"/>
        </w:rPr>
        <w:lastRenderedPageBreak/>
        <w:t xml:space="preserve">of political ideology and Fukushima on preferences for more nuclear power plants. </w:t>
      </w:r>
      <w:r w:rsidR="00486913">
        <w:fldChar w:fldCharType="begin"/>
      </w:r>
      <w:r w:rsidR="00486913">
        <w:instrText>HYPERLINK \l "fig-results" \h</w:instrText>
      </w:r>
      <w:r w:rsidR="00486913">
        <w:fldChar w:fldCharType="separate"/>
      </w:r>
      <w:r w:rsidR="00486913" w:rsidRPr="0055433B">
        <w:rPr>
          <w:rFonts w:ascii="Times New Roman" w:hAnsi="Times New Roman" w:cs="Times New Roman"/>
          <w:color w:val="000000" w:themeColor="text1"/>
        </w:rPr>
        <w:t>Figure 4.3</w:t>
      </w:r>
      <w:r w:rsidR="00486913">
        <w:fldChar w:fldCharType="end"/>
      </w:r>
      <w:r w:rsidRPr="0055433B">
        <w:rPr>
          <w:rFonts w:ascii="Times New Roman" w:hAnsi="Times New Roman" w:cs="Times New Roman"/>
          <w:color w:val="000000" w:themeColor="text1"/>
        </w:rPr>
        <w:t xml:space="preserve"> shows the results of the path analysis, including the standardized betas.</w:t>
      </w:r>
    </w:p>
    <w:p w14:paraId="0775BDCC" w14:textId="77777777" w:rsidR="006F00A0" w:rsidRDefault="006F00A0" w:rsidP="006F00A0">
      <w:pPr>
        <w:spacing w:line="480" w:lineRule="auto"/>
        <w:ind w:firstLine="720"/>
        <w:jc w:val="both"/>
        <w:rPr>
          <w:ins w:id="1022" w:author="Bishoy Zaki" w:date="2026-02-16T14:24:00Z" w16du:dateUtc="2026-02-16T13:24:00Z"/>
          <w:rFonts w:ascii="Times New Roman" w:hAnsi="Times New Roman" w:cs="Times New Roman"/>
          <w:color w:val="000000" w:themeColor="text1"/>
        </w:rPr>
      </w:pPr>
    </w:p>
    <w:p w14:paraId="560C038D" w14:textId="77777777" w:rsidR="006F00A0" w:rsidRDefault="006F00A0" w:rsidP="006F00A0">
      <w:pPr>
        <w:spacing w:line="480" w:lineRule="auto"/>
        <w:ind w:firstLine="720"/>
        <w:jc w:val="both"/>
        <w:rPr>
          <w:ins w:id="1023" w:author="Bishoy Zaki" w:date="2026-02-16T14:24:00Z" w16du:dateUtc="2026-02-16T13:24:00Z"/>
          <w:rFonts w:ascii="Times New Roman" w:hAnsi="Times New Roman" w:cs="Times New Roman"/>
          <w:color w:val="000000" w:themeColor="text1"/>
        </w:rPr>
      </w:pPr>
    </w:p>
    <w:p w14:paraId="3BDC5C6B" w14:textId="77777777" w:rsidR="006F00A0" w:rsidRDefault="006F00A0" w:rsidP="006F00A0">
      <w:pPr>
        <w:spacing w:line="480" w:lineRule="auto"/>
        <w:ind w:firstLine="720"/>
        <w:jc w:val="both"/>
        <w:rPr>
          <w:ins w:id="1024" w:author="Bishoy Zaki" w:date="2026-02-16T14:24:00Z" w16du:dateUtc="2026-02-16T13:24:00Z"/>
          <w:rFonts w:ascii="Times New Roman" w:hAnsi="Times New Roman" w:cs="Times New Roman"/>
          <w:color w:val="000000" w:themeColor="text1"/>
        </w:rPr>
      </w:pPr>
    </w:p>
    <w:p w14:paraId="170794F3" w14:textId="77777777" w:rsidR="006F00A0" w:rsidRDefault="006F00A0" w:rsidP="006F00A0">
      <w:pPr>
        <w:spacing w:line="480" w:lineRule="auto"/>
        <w:ind w:firstLine="720"/>
        <w:jc w:val="both"/>
        <w:rPr>
          <w:ins w:id="1025" w:author="Bishoy Zaki" w:date="2026-02-16T14:24:00Z" w16du:dateUtc="2026-02-16T13:24:00Z"/>
          <w:rFonts w:ascii="Times New Roman" w:hAnsi="Times New Roman" w:cs="Times New Roman"/>
          <w:color w:val="000000" w:themeColor="text1"/>
        </w:rPr>
      </w:pPr>
    </w:p>
    <w:p w14:paraId="431E3D99" w14:textId="77777777" w:rsidR="006F00A0" w:rsidRPr="0055433B" w:rsidRDefault="006F00A0" w:rsidP="006F00A0">
      <w:pPr>
        <w:spacing w:line="480" w:lineRule="auto"/>
        <w:ind w:firstLine="720"/>
        <w:jc w:val="both"/>
        <w:rPr>
          <w:ins w:id="1026" w:author="Bishoy Zaki" w:date="2026-02-16T14:24:00Z" w16du:dateUtc="2026-02-16T13:24:00Z"/>
          <w:rFonts w:ascii="Times New Roman" w:hAnsi="Times New Roman" w:cs="Times New Roman"/>
          <w:color w:val="000000" w:themeColor="text1"/>
        </w:rPr>
      </w:pPr>
    </w:p>
    <w:tbl>
      <w:tblPr>
        <w:tblW w:w="5000" w:type="pct"/>
        <w:tblLayout w:type="fixed"/>
        <w:tblLook w:val="0000" w:firstRow="0" w:lastRow="0" w:firstColumn="0" w:lastColumn="0" w:noHBand="0" w:noVBand="0"/>
      </w:tblPr>
      <w:tblGrid>
        <w:gridCol w:w="9360"/>
      </w:tblGrid>
      <w:tr w:rsidR="00486913" w:rsidRPr="0055433B" w14:paraId="233EE6CE" w14:textId="77777777">
        <w:tc>
          <w:tcPr>
            <w:tcW w:w="7920" w:type="dxa"/>
          </w:tcPr>
          <w:p w14:paraId="233EE6CC" w14:textId="77777777" w:rsidR="00486913" w:rsidRPr="0055433B" w:rsidRDefault="00266379">
            <w:pPr>
              <w:spacing w:before="200"/>
              <w:rPr>
                <w:rFonts w:ascii="Times New Roman" w:hAnsi="Times New Roman" w:cs="Times New Roman"/>
                <w:color w:val="000000" w:themeColor="text1"/>
              </w:rPr>
            </w:pPr>
            <w:bookmarkStart w:id="1027" w:name="fig-results"/>
            <w:r w:rsidRPr="0055433B">
              <w:rPr>
                <w:rFonts w:ascii="Times New Roman" w:hAnsi="Times New Roman" w:cs="Times New Roman"/>
                <w:color w:val="000000" w:themeColor="text1"/>
              </w:rPr>
              <w:t>Figure 4.3: Path Analysis of Ideology, Fukushima, Nuclear Energy Beliefs, and Preferences for More Nuclear Plants</w:t>
            </w:r>
          </w:p>
          <w:p w14:paraId="233EE6C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6" wp14:editId="15863113">
                  <wp:extent cx="5897880" cy="2038350"/>
                  <wp:effectExtent l="0" t="0" r="0" b="635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hap4_files/figure-docx/mermaid-figure-2.png"/>
                          <pic:cNvPicPr>
                            <a:picLocks noChangeAspect="1" noChangeArrowheads="1"/>
                          </pic:cNvPicPr>
                        </pic:nvPicPr>
                        <pic:blipFill>
                          <a:blip r:embed="rId11"/>
                          <a:stretch>
                            <a:fillRect/>
                          </a:stretch>
                        </pic:blipFill>
                        <pic:spPr bwMode="auto">
                          <a:xfrm>
                            <a:off x="0" y="0"/>
                            <a:ext cx="5899608" cy="2038947"/>
                          </a:xfrm>
                          <a:prstGeom prst="rect">
                            <a:avLst/>
                          </a:prstGeom>
                          <a:noFill/>
                          <a:ln w="9525">
                            <a:noFill/>
                            <a:headEnd/>
                            <a:tailEnd/>
                          </a:ln>
                        </pic:spPr>
                      </pic:pic>
                    </a:graphicData>
                  </a:graphic>
                </wp:inline>
              </w:drawing>
            </w:r>
          </w:p>
        </w:tc>
        <w:bookmarkEnd w:id="1027"/>
      </w:tr>
    </w:tbl>
    <w:p w14:paraId="37E17E40" w14:textId="77777777" w:rsidR="005E7D37" w:rsidRDefault="005E7D37">
      <w:pPr>
        <w:rPr>
          <w:ins w:id="1028" w:author="Bishoy Zaki" w:date="2026-02-16T14:24:00Z" w16du:dateUtc="2026-02-16T13:24:00Z"/>
          <w:rFonts w:ascii="Times New Roman" w:hAnsi="Times New Roman" w:cs="Times New Roman"/>
          <w:color w:val="000000" w:themeColor="text1"/>
        </w:rPr>
      </w:pPr>
    </w:p>
    <w:p w14:paraId="233EE6CF" w14:textId="0D7E0DBB" w:rsidR="00486913" w:rsidRPr="005E7D37" w:rsidRDefault="00266379">
      <w:pPr>
        <w:spacing w:line="480" w:lineRule="auto"/>
        <w:ind w:firstLine="720"/>
        <w:jc w:val="both"/>
        <w:rPr>
          <w:rFonts w:asciiTheme="majorBidi" w:hAnsiTheme="majorBidi"/>
          <w:color w:val="000000" w:themeColor="text1"/>
          <w:rPrChange w:id="1029" w:author="Bishoy Zaki" w:date="2026-02-16T14:24:00Z" w16du:dateUtc="2026-02-16T13:24:00Z">
            <w:rPr>
              <w:rFonts w:ascii="Times New Roman" w:hAnsi="Times New Roman"/>
              <w:color w:val="000000" w:themeColor="text1"/>
            </w:rPr>
          </w:rPrChange>
        </w:rPr>
        <w:pPrChange w:id="1030" w:author="Bishoy Zaki" w:date="2026-02-16T14:24:00Z" w16du:dateUtc="2026-02-16T13:24:00Z">
          <w:pPr/>
        </w:pPrChange>
      </w:pPr>
      <w:r w:rsidRPr="005E7D37">
        <w:rPr>
          <w:rFonts w:asciiTheme="majorBidi" w:hAnsiTheme="majorBidi"/>
          <w:color w:val="000000" w:themeColor="text1"/>
          <w:rPrChange w:id="1031" w:author="Bishoy Zaki" w:date="2026-02-16T14:24:00Z" w16du:dateUtc="2026-02-16T13:24:00Z">
            <w:rPr>
              <w:rFonts w:ascii="Times New Roman" w:hAnsi="Times New Roman"/>
              <w:color w:val="000000" w:themeColor="text1"/>
            </w:rPr>
          </w:rPrChange>
        </w:rPr>
        <w:t xml:space="preserve">As shown in </w:t>
      </w:r>
      <w:r w:rsidR="00486913" w:rsidRPr="005E7D37">
        <w:rPr>
          <w:rFonts w:asciiTheme="majorBidi" w:hAnsiTheme="majorBidi"/>
          <w:rPrChange w:id="1032" w:author="Bishoy Zaki" w:date="2026-02-16T14:24:00Z" w16du:dateUtc="2026-02-16T13:24:00Z">
            <w:rPr/>
          </w:rPrChange>
        </w:rPr>
        <w:fldChar w:fldCharType="begin"/>
      </w:r>
      <w:r w:rsidR="00486913" w:rsidRPr="005E7D37">
        <w:rPr>
          <w:rFonts w:asciiTheme="majorBidi" w:hAnsiTheme="majorBidi"/>
          <w:rPrChange w:id="1033" w:author="Bishoy Zaki" w:date="2026-02-16T14:24:00Z" w16du:dateUtc="2026-02-16T13:24:00Z">
            <w:rPr/>
          </w:rPrChange>
        </w:rPr>
        <w:instrText>HYPERLINK \l "fig-results" \h</w:instrText>
      </w:r>
      <w:r w:rsidR="00486913" w:rsidRPr="005E7D37">
        <w:rPr>
          <w:rFonts w:asciiTheme="majorBidi" w:hAnsiTheme="majorBidi"/>
          <w:rPrChange w:id="1034" w:author="Bishoy Zaki" w:date="2026-02-16T14:24:00Z" w16du:dateUtc="2026-02-16T13:24:00Z">
            <w:rPr>
              <w:rFonts w:asciiTheme="majorBidi" w:hAnsiTheme="majorBidi"/>
            </w:rPr>
          </w:rPrChange>
        </w:rPr>
      </w:r>
      <w:r w:rsidR="00486913" w:rsidRPr="005E7D37">
        <w:rPr>
          <w:rFonts w:asciiTheme="majorBidi" w:hAnsiTheme="majorBidi"/>
          <w:rPrChange w:id="1035" w:author="Bishoy Zaki" w:date="2026-02-16T14:24:00Z" w16du:dateUtc="2026-02-16T13:24:00Z">
            <w:rPr/>
          </w:rPrChange>
        </w:rPr>
        <w:fldChar w:fldCharType="separate"/>
      </w:r>
      <w:r w:rsidR="00486913" w:rsidRPr="005E7D37">
        <w:rPr>
          <w:rFonts w:asciiTheme="majorBidi" w:hAnsiTheme="majorBidi"/>
          <w:color w:val="000000" w:themeColor="text1"/>
          <w:rPrChange w:id="1036" w:author="Bishoy Zaki" w:date="2026-02-16T14:24:00Z" w16du:dateUtc="2026-02-16T13:24:00Z">
            <w:rPr>
              <w:rFonts w:ascii="Times New Roman" w:hAnsi="Times New Roman"/>
              <w:color w:val="000000" w:themeColor="text1"/>
            </w:rPr>
          </w:rPrChange>
        </w:rPr>
        <w:t>Figure 4.3</w:t>
      </w:r>
      <w:r w:rsidR="00486913" w:rsidRPr="005E7D37">
        <w:rPr>
          <w:rFonts w:asciiTheme="majorBidi" w:hAnsiTheme="majorBidi"/>
          <w:rPrChange w:id="1037" w:author="Bishoy Zaki" w:date="2026-02-16T14:24:00Z" w16du:dateUtc="2026-02-16T13:24:00Z">
            <w:rPr/>
          </w:rPrChange>
        </w:rPr>
        <w:fldChar w:fldCharType="end"/>
      </w:r>
      <w:r w:rsidRPr="005E7D37">
        <w:rPr>
          <w:rFonts w:asciiTheme="majorBidi" w:hAnsiTheme="majorBidi"/>
          <w:color w:val="000000" w:themeColor="text1"/>
          <w:rPrChange w:id="1038" w:author="Bishoy Zaki" w:date="2026-02-16T14:24:00Z" w16du:dateUtc="2026-02-16T13:24:00Z">
            <w:rPr>
              <w:rFonts w:ascii="Times New Roman" w:hAnsi="Times New Roman"/>
              <w:color w:val="000000" w:themeColor="text1"/>
            </w:rPr>
          </w:rPrChange>
        </w:rPr>
        <w:t xml:space="preserve">, increasing conservatism is associated with an increase in the perceived benefits of nuclear energy, a decrease in the perceived risks associated with nuclear energy, and an increase in the support for more nuclear power plants. Additionally, the Fukushima accident is associated with a decrease in perceived benefits, an increase in perceived risks, and a decrease in support for more nuclear plants. However, comparing the standardized coefficients we see that ideology had a larger influence on each outcome measure than Fukushima, with the perceived benefits coefficient for ideology at 0.071 and </w:t>
      </w:r>
      <w:r w:rsidRPr="005E7D37">
        <w:rPr>
          <w:rFonts w:asciiTheme="majorBidi" w:hAnsiTheme="majorBidi"/>
          <w:color w:val="000000" w:themeColor="text1"/>
          <w:rPrChange w:id="1039" w:author="Bishoy Zaki" w:date="2026-02-16T14:24:00Z" w16du:dateUtc="2026-02-16T13:24:00Z">
            <w:rPr>
              <w:rFonts w:ascii="Times New Roman" w:hAnsi="Times New Roman"/>
              <w:color w:val="000000" w:themeColor="text1"/>
            </w:rPr>
          </w:rPrChange>
        </w:rPr>
        <w:lastRenderedPageBreak/>
        <w:t>the coefficient for Fukushima is -0.03. Similarly the perceived risk estimates are -0.106 for ideology and 0.121 for Fukushima.</w:t>
      </w:r>
    </w:p>
    <w:p w14:paraId="233EE6D0" w14:textId="77777777" w:rsidR="00486913" w:rsidRPr="005E7D37" w:rsidRDefault="00266379">
      <w:pPr>
        <w:spacing w:line="480" w:lineRule="auto"/>
        <w:ind w:firstLine="720"/>
        <w:jc w:val="both"/>
        <w:rPr>
          <w:rFonts w:asciiTheme="majorBidi" w:hAnsiTheme="majorBidi"/>
          <w:color w:val="000000" w:themeColor="text1"/>
          <w:rPrChange w:id="1040" w:author="Bishoy Zaki" w:date="2026-02-16T14:24:00Z" w16du:dateUtc="2026-02-16T13:24:00Z">
            <w:rPr>
              <w:rFonts w:ascii="Times New Roman" w:hAnsi="Times New Roman"/>
              <w:color w:val="000000" w:themeColor="text1"/>
            </w:rPr>
          </w:rPrChange>
        </w:rPr>
        <w:pPrChange w:id="1041" w:author="Bishoy Zaki" w:date="2026-02-16T14:24:00Z" w16du:dateUtc="2026-02-16T13:24:00Z">
          <w:pPr/>
        </w:pPrChange>
      </w:pPr>
      <w:r w:rsidRPr="005E7D37">
        <w:rPr>
          <w:rFonts w:asciiTheme="majorBidi" w:hAnsiTheme="majorBidi"/>
          <w:color w:val="000000" w:themeColor="text1"/>
          <w:rPrChange w:id="1042" w:author="Bishoy Zaki" w:date="2026-02-16T14:24:00Z" w16du:dateUtc="2026-02-16T13:24:00Z">
            <w:rPr>
              <w:rFonts w:ascii="Times New Roman" w:hAnsi="Times New Roman"/>
              <w:color w:val="000000" w:themeColor="text1"/>
            </w:rPr>
          </w:rPrChange>
        </w:rPr>
        <w:t>Looking to the measure of support for more nuclear plants, the policy core beliefs regarding the perceived risks and benefit has the most influence, with the perceived benefits having more of an impact than the perceived risks at 0.455 for benefits versus -0.288 for risks. Finally, the coefficients for ideology and Fukushima were 0.131 and -0.03, respectively, indicating that ideology had a stronger effect for supporting more nuclear power plants than the Fukushima accident.</w:t>
      </w:r>
    </w:p>
    <w:p w14:paraId="233EE6D1" w14:textId="77777777" w:rsidR="00486913" w:rsidRPr="005E7D37" w:rsidRDefault="00266379">
      <w:pPr>
        <w:spacing w:line="480" w:lineRule="auto"/>
        <w:ind w:firstLine="360"/>
        <w:jc w:val="both"/>
        <w:rPr>
          <w:rFonts w:asciiTheme="majorBidi" w:hAnsiTheme="majorBidi"/>
          <w:color w:val="000000" w:themeColor="text1"/>
          <w:rPrChange w:id="1043" w:author="Bishoy Zaki" w:date="2026-02-16T14:24:00Z" w16du:dateUtc="2026-02-16T13:24:00Z">
            <w:rPr>
              <w:rFonts w:ascii="Times New Roman" w:hAnsi="Times New Roman"/>
              <w:color w:val="000000" w:themeColor="text1"/>
            </w:rPr>
          </w:rPrChange>
        </w:rPr>
        <w:pPrChange w:id="1044" w:author="Bishoy Zaki" w:date="2026-02-16T14:24:00Z" w16du:dateUtc="2026-02-16T13:24:00Z">
          <w:pPr/>
        </w:pPrChange>
      </w:pPr>
      <w:r w:rsidRPr="005E7D37">
        <w:rPr>
          <w:rFonts w:asciiTheme="majorBidi" w:hAnsiTheme="majorBidi"/>
          <w:color w:val="000000" w:themeColor="text1"/>
          <w:rPrChange w:id="1045" w:author="Bishoy Zaki" w:date="2026-02-16T14:24:00Z" w16du:dateUtc="2026-02-16T13:24:00Z">
            <w:rPr>
              <w:rFonts w:ascii="Times New Roman" w:hAnsi="Times New Roman"/>
              <w:color w:val="000000" w:themeColor="text1"/>
            </w:rPr>
          </w:rPrChange>
        </w:rPr>
        <w:t>Path analysis also allows us to examine the effect of political ideology on support for more nuclear plants (</w:t>
      </w:r>
      <w:r w:rsidRPr="005E7D37">
        <w:rPr>
          <w:rFonts w:asciiTheme="majorBidi" w:hAnsiTheme="majorBidi"/>
          <w:i/>
          <w:color w:val="000000" w:themeColor="text1"/>
          <w:rPrChange w:id="1046" w:author="Bishoy Zaki" w:date="2026-02-16T14:24:00Z" w16du:dateUtc="2026-02-16T13:24:00Z">
            <w:rPr>
              <w:rFonts w:ascii="Times New Roman" w:hAnsi="Times New Roman"/>
              <w:i/>
              <w:color w:val="000000" w:themeColor="text1"/>
            </w:rPr>
          </w:rPrChange>
        </w:rPr>
        <w:t>direct effects</w:t>
      </w:r>
      <w:r w:rsidRPr="005E7D37">
        <w:rPr>
          <w:rFonts w:asciiTheme="majorBidi" w:hAnsiTheme="majorBidi"/>
          <w:color w:val="000000" w:themeColor="text1"/>
          <w:rPrChange w:id="1047" w:author="Bishoy Zaki" w:date="2026-02-16T14:24:00Z" w16du:dateUtc="2026-02-16T13:24:00Z">
            <w:rPr>
              <w:rFonts w:ascii="Times New Roman" w:hAnsi="Times New Roman"/>
              <w:color w:val="000000" w:themeColor="text1"/>
            </w:rPr>
          </w:rPrChange>
        </w:rPr>
        <w:t>), the mediation effect of political ideology operating through the issue definition (</w:t>
      </w:r>
      <w:r w:rsidRPr="005E7D37">
        <w:rPr>
          <w:rFonts w:asciiTheme="majorBidi" w:hAnsiTheme="majorBidi"/>
          <w:i/>
          <w:color w:val="000000" w:themeColor="text1"/>
          <w:rPrChange w:id="1048" w:author="Bishoy Zaki" w:date="2026-02-16T14:24:00Z" w16du:dateUtc="2026-02-16T13:24:00Z">
            <w:rPr>
              <w:rFonts w:ascii="Times New Roman" w:hAnsi="Times New Roman"/>
              <w:i/>
              <w:color w:val="000000" w:themeColor="text1"/>
            </w:rPr>
          </w:rPrChange>
        </w:rPr>
        <w:t>indirect effects</w:t>
      </w:r>
      <w:r w:rsidRPr="005E7D37">
        <w:rPr>
          <w:rFonts w:asciiTheme="majorBidi" w:hAnsiTheme="majorBidi"/>
          <w:color w:val="000000" w:themeColor="text1"/>
          <w:rPrChange w:id="1049" w:author="Bishoy Zaki" w:date="2026-02-16T14:24:00Z" w16du:dateUtc="2026-02-16T13:24:00Z">
            <w:rPr>
              <w:rFonts w:ascii="Times New Roman" w:hAnsi="Times New Roman"/>
              <w:color w:val="000000" w:themeColor="text1"/>
            </w:rPr>
          </w:rPrChange>
        </w:rPr>
        <w:t>), and the combined effects of political ideology and the issue definition of nuclear energy on support for more nuclear plants (</w:t>
      </w:r>
      <w:r w:rsidRPr="005E7D37">
        <w:rPr>
          <w:rFonts w:asciiTheme="majorBidi" w:hAnsiTheme="majorBidi"/>
          <w:i/>
          <w:color w:val="000000" w:themeColor="text1"/>
          <w:rPrChange w:id="1050" w:author="Bishoy Zaki" w:date="2026-02-16T14:24:00Z" w16du:dateUtc="2026-02-16T13:24:00Z">
            <w:rPr>
              <w:rFonts w:ascii="Times New Roman" w:hAnsi="Times New Roman"/>
              <w:i/>
              <w:color w:val="000000" w:themeColor="text1"/>
            </w:rPr>
          </w:rPrChange>
        </w:rPr>
        <w:t>total effects</w:t>
      </w:r>
      <w:r w:rsidRPr="005E7D37">
        <w:rPr>
          <w:rFonts w:asciiTheme="majorBidi" w:hAnsiTheme="majorBidi"/>
          <w:color w:val="000000" w:themeColor="text1"/>
          <w:rPrChange w:id="1051" w:author="Bishoy Zaki" w:date="2026-02-16T14:24:00Z" w16du:dateUtc="2026-02-16T13:24:00Z">
            <w:rPr>
              <w:rFonts w:ascii="Times New Roman" w:hAnsi="Times New Roman"/>
              <w:color w:val="000000" w:themeColor="text1"/>
            </w:rPr>
          </w:rPrChange>
        </w:rPr>
        <w:t>). The indirect effect is calculated by multiplying the path (a) from political ideology to the issue definition and the path (b) from the issue definition to support for more plants. Below we illustrate this process for the effects of ideology and risk perceptions on support for more nuclear power plants.</w:t>
      </w:r>
    </w:p>
    <w:p w14:paraId="233EE6D2"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first, simplified, model shows ideology and more plants: </w:t>
      </w:r>
      <m:oMath>
        <m:r>
          <m:rPr>
            <m:nor/>
          </m:rPr>
          <w:rPr>
            <w:rFonts w:ascii="Times New Roman" w:hAnsi="Times New Roman" w:cs="Times New Roman"/>
            <w:color w:val="000000" w:themeColor="text1"/>
          </w:rPr>
          <m:t>more plants</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3"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Then, ideology and risk: </w:t>
      </w:r>
      <m:oMath>
        <m:r>
          <m:rPr>
            <m:nor/>
          </m:rPr>
          <w:rPr>
            <w:rFonts w:ascii="Times New Roman" w:hAnsi="Times New Roman" w:cs="Times New Roman"/>
            <w:color w:val="000000" w:themeColor="text1"/>
          </w:rPr>
          <m:t>risk</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4"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Finally, ideology, risk, and more plants: </w:t>
      </w:r>
      <m:oMath>
        <m:r>
          <m:rPr>
            <m:nor/>
          </m:rPr>
          <w:rPr>
            <w:rFonts w:ascii="Times New Roman" w:hAnsi="Times New Roman" w:cs="Times New Roman"/>
            <w:color w:val="000000" w:themeColor="text1"/>
          </w:rPr>
          <m:t>more plants</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risk</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5" w14:textId="6ACEA15F" w:rsidR="00486913" w:rsidRPr="0055433B" w:rsidRDefault="00266379">
      <w:pPr>
        <w:spacing w:line="480" w:lineRule="auto"/>
        <w:ind w:firstLine="360"/>
        <w:jc w:val="both"/>
        <w:rPr>
          <w:rFonts w:ascii="Times New Roman" w:hAnsi="Times New Roman" w:cs="Times New Roman"/>
          <w:color w:val="000000" w:themeColor="text1"/>
        </w:rPr>
        <w:pPrChange w:id="1052" w:author="Bishoy Zaki" w:date="2026-02-16T14:24:00Z" w16du:dateUtc="2026-02-16T13:24:00Z">
          <w:pPr/>
        </w:pPrChange>
      </w:pPr>
      <w:r w:rsidRPr="0055433B">
        <w:rPr>
          <w:rFonts w:ascii="Times New Roman" w:hAnsi="Times New Roman" w:cs="Times New Roman"/>
          <w:color w:val="000000" w:themeColor="text1"/>
        </w:rPr>
        <w:t xml:space="preserve">Using the standardized coefficients shown </w:t>
      </w:r>
      <w:r w:rsidR="00486913">
        <w:fldChar w:fldCharType="begin"/>
      </w:r>
      <w:r w:rsidR="00486913">
        <w:instrText>HYPERLINK \l "fig-results" \h</w:instrText>
      </w:r>
      <w:r w:rsidR="00486913">
        <w:fldChar w:fldCharType="separate"/>
      </w:r>
      <w:r w:rsidR="00486913" w:rsidRPr="0055433B">
        <w:rPr>
          <w:rFonts w:ascii="Times New Roman" w:hAnsi="Times New Roman" w:cs="Times New Roman"/>
          <w:color w:val="000000" w:themeColor="text1"/>
        </w:rPr>
        <w:t>Figure 4.3</w:t>
      </w:r>
      <w:r w:rsidR="00486913">
        <w:fldChar w:fldCharType="end"/>
      </w:r>
      <w:r w:rsidRPr="0055433B">
        <w:rPr>
          <w:rFonts w:ascii="Times New Roman" w:hAnsi="Times New Roman" w:cs="Times New Roman"/>
          <w:color w:val="000000" w:themeColor="text1"/>
        </w:rPr>
        <w:t xml:space="preserve">, we can calculate the indirect, direct, and total effects. The direct effect,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oMath>
      <w:r w:rsidRPr="0055433B">
        <w:rPr>
          <w:rFonts w:ascii="Times New Roman" w:hAnsi="Times New Roman" w:cs="Times New Roman"/>
          <w:color w:val="000000" w:themeColor="text1"/>
        </w:rPr>
        <w:t xml:space="preserve">, is 0.131. The indirect effect is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oMath>
      <w:r w:rsidRPr="0055433B">
        <w:rPr>
          <w:rFonts w:ascii="Times New Roman" w:hAnsi="Times New Roman" w:cs="Times New Roman"/>
          <w:color w:val="000000" w:themeColor="text1"/>
        </w:rPr>
        <w:t xml:space="preserve">, 0.031. Finally, the total effect, </w:t>
      </w:r>
      <m:oMath>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oMath>
      <w:r w:rsidRPr="0055433B">
        <w:rPr>
          <w:rFonts w:ascii="Times New Roman" w:hAnsi="Times New Roman" w:cs="Times New Roman"/>
          <w:color w:val="000000" w:themeColor="text1"/>
        </w:rPr>
        <w:t xml:space="preserve"> is 0.162. We use the same process to calculate the effects of ideology and benefits, as well as Fukushima and perceived risks and benefits on support for more nuclear power plants. The effects are shown in </w:t>
      </w:r>
      <w:r w:rsidR="00486913">
        <w:fldChar w:fldCharType="begin"/>
      </w:r>
      <w:r w:rsidR="00486913">
        <w:instrText>HYPERLINK \l "tbl-med" \h</w:instrText>
      </w:r>
      <w:r w:rsidR="00486913">
        <w:fldChar w:fldCharType="separate"/>
      </w:r>
      <w:r w:rsidR="00486913" w:rsidRPr="0055433B">
        <w:rPr>
          <w:rFonts w:ascii="Times New Roman" w:hAnsi="Times New Roman" w:cs="Times New Roman"/>
          <w:color w:val="000000" w:themeColor="text1"/>
        </w:rPr>
        <w:t>Table 4.3</w:t>
      </w:r>
      <w:r w:rsidR="00486913">
        <w:fldChar w:fldCharType="end"/>
      </w:r>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F1" w14:textId="77777777">
        <w:tc>
          <w:tcPr>
            <w:tcW w:w="7920" w:type="dxa"/>
          </w:tcPr>
          <w:p w14:paraId="233EE6D6" w14:textId="77777777" w:rsidR="00486913" w:rsidRPr="0055433B" w:rsidRDefault="00266379">
            <w:pPr>
              <w:spacing w:before="200"/>
              <w:rPr>
                <w:rFonts w:ascii="Times New Roman" w:hAnsi="Times New Roman" w:cs="Times New Roman"/>
                <w:color w:val="000000" w:themeColor="text1"/>
              </w:rPr>
            </w:pPr>
            <w:bookmarkStart w:id="1053" w:name="tbl-med"/>
            <w:r w:rsidRPr="0055433B">
              <w:rPr>
                <w:rFonts w:ascii="Times New Roman" w:hAnsi="Times New Roman" w:cs="Times New Roman"/>
                <w:color w:val="000000" w:themeColor="text1"/>
              </w:rPr>
              <w:t>Table 4.3: The Effects of Political Ideology, Fukushima, and the Risks and Benefits of Nuclear Energy on Support for More Nuclear Plants</w:t>
            </w:r>
          </w:p>
          <w:tbl>
            <w:tblPr>
              <w:tblW w:w="5000" w:type="pct"/>
              <w:tblLayout w:type="fixed"/>
              <w:tblLook w:val="0020" w:firstRow="1" w:lastRow="0" w:firstColumn="0" w:lastColumn="0" w:noHBand="0" w:noVBand="0"/>
            </w:tblPr>
            <w:tblGrid>
              <w:gridCol w:w="3921"/>
              <w:gridCol w:w="1741"/>
              <w:gridCol w:w="1741"/>
              <w:gridCol w:w="1741"/>
            </w:tblGrid>
            <w:tr w:rsidR="00486913" w:rsidRPr="0055433B" w14:paraId="233EE6DB" w14:textId="77777777">
              <w:trPr>
                <w:tblHeader/>
              </w:trPr>
              <w:tc>
                <w:tcPr>
                  <w:tcW w:w="3394" w:type="dxa"/>
                </w:tcPr>
                <w:p w14:paraId="233EE6D7" w14:textId="77777777" w:rsidR="00486913" w:rsidRPr="0055433B" w:rsidRDefault="00486913">
                  <w:pPr>
                    <w:rPr>
                      <w:rFonts w:ascii="Times New Roman" w:hAnsi="Times New Roman" w:cs="Times New Roman"/>
                      <w:color w:val="000000" w:themeColor="text1"/>
                    </w:rPr>
                  </w:pPr>
                </w:p>
              </w:tc>
              <w:tc>
                <w:tcPr>
                  <w:tcW w:w="1508" w:type="dxa"/>
                </w:tcPr>
                <w:p w14:paraId="233EE6D8"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Indirect Effect</w:t>
                  </w:r>
                </w:p>
              </w:tc>
              <w:tc>
                <w:tcPr>
                  <w:tcW w:w="1508" w:type="dxa"/>
                </w:tcPr>
                <w:p w14:paraId="233EE6D9"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Direct Effect</w:t>
                  </w:r>
                </w:p>
              </w:tc>
              <w:tc>
                <w:tcPr>
                  <w:tcW w:w="1508" w:type="dxa"/>
                </w:tcPr>
                <w:p w14:paraId="233EE6DA"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Total Effect</w:t>
                  </w:r>
                </w:p>
              </w:tc>
            </w:tr>
            <w:tr w:rsidR="00486913" w:rsidRPr="0055433B" w14:paraId="233EE6E0" w14:textId="77777777">
              <w:tc>
                <w:tcPr>
                  <w:tcW w:w="3394" w:type="dxa"/>
                </w:tcPr>
                <w:p w14:paraId="233EE6DC"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Increasing Conservatism and Nuclear Risks</w:t>
                  </w:r>
                </w:p>
              </w:tc>
              <w:tc>
                <w:tcPr>
                  <w:tcW w:w="1508" w:type="dxa"/>
                </w:tcPr>
                <w:p w14:paraId="233EE6DD"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0.031</w:t>
                  </w:r>
                </w:p>
              </w:tc>
              <w:tc>
                <w:tcPr>
                  <w:tcW w:w="1508" w:type="dxa"/>
                </w:tcPr>
                <w:p w14:paraId="233EE6DE"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0.131</w:t>
                  </w:r>
                </w:p>
              </w:tc>
              <w:tc>
                <w:tcPr>
                  <w:tcW w:w="1508" w:type="dxa"/>
                </w:tcPr>
                <w:p w14:paraId="233EE6DF"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0.162</w:t>
                  </w:r>
                </w:p>
              </w:tc>
            </w:tr>
            <w:tr w:rsidR="00486913" w:rsidRPr="0055433B" w14:paraId="233EE6E5" w14:textId="77777777">
              <w:tc>
                <w:tcPr>
                  <w:tcW w:w="3394" w:type="dxa"/>
                </w:tcPr>
                <w:p w14:paraId="233EE6E1"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Increasing Conservatism and Nuclear Benefits</w:t>
                  </w:r>
                </w:p>
              </w:tc>
              <w:tc>
                <w:tcPr>
                  <w:tcW w:w="1508" w:type="dxa"/>
                </w:tcPr>
                <w:p w14:paraId="233EE6E2"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0.032</w:t>
                  </w:r>
                </w:p>
              </w:tc>
              <w:tc>
                <w:tcPr>
                  <w:tcW w:w="1508" w:type="dxa"/>
                </w:tcPr>
                <w:p w14:paraId="233EE6E3"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0.131</w:t>
                  </w:r>
                </w:p>
              </w:tc>
              <w:tc>
                <w:tcPr>
                  <w:tcW w:w="1508" w:type="dxa"/>
                </w:tcPr>
                <w:p w14:paraId="233EE6E4"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0.11</w:t>
                  </w:r>
                </w:p>
              </w:tc>
            </w:tr>
            <w:tr w:rsidR="00486913" w:rsidRPr="0055433B" w14:paraId="233EE6EA" w14:textId="77777777" w:rsidTr="004D4439">
              <w:trPr>
                <w:trHeight w:val="78"/>
              </w:trPr>
              <w:tc>
                <w:tcPr>
                  <w:tcW w:w="3394" w:type="dxa"/>
                </w:tcPr>
                <w:p w14:paraId="233EE6E6"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Fukushima and Nuclear Risks</w:t>
                  </w:r>
                </w:p>
              </w:tc>
              <w:tc>
                <w:tcPr>
                  <w:tcW w:w="1508" w:type="dxa"/>
                </w:tcPr>
                <w:p w14:paraId="233EE6E7"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-0.035</w:t>
                  </w:r>
                </w:p>
              </w:tc>
              <w:tc>
                <w:tcPr>
                  <w:tcW w:w="1508" w:type="dxa"/>
                </w:tcPr>
                <w:p w14:paraId="233EE6E8"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w:t>
                  </w:r>
                </w:p>
              </w:tc>
              <w:tc>
                <w:tcPr>
                  <w:tcW w:w="1508" w:type="dxa"/>
                </w:tcPr>
                <w:p w14:paraId="233EE6E9"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-0.065</w:t>
                  </w:r>
                </w:p>
              </w:tc>
            </w:tr>
            <w:tr w:rsidR="00486913" w:rsidRPr="0055433B" w14:paraId="233EE6EF" w14:textId="77777777">
              <w:tc>
                <w:tcPr>
                  <w:tcW w:w="3394" w:type="dxa"/>
                </w:tcPr>
                <w:p w14:paraId="233EE6EB"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Fukushima and Nuclear Benefits</w:t>
                  </w:r>
                </w:p>
              </w:tc>
              <w:tc>
                <w:tcPr>
                  <w:tcW w:w="1508" w:type="dxa"/>
                </w:tcPr>
                <w:p w14:paraId="233EE6EC"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-0.014</w:t>
                  </w:r>
                </w:p>
              </w:tc>
              <w:tc>
                <w:tcPr>
                  <w:tcW w:w="1508" w:type="dxa"/>
                </w:tcPr>
                <w:p w14:paraId="233EE6ED"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w:t>
                  </w:r>
                </w:p>
              </w:tc>
              <w:tc>
                <w:tcPr>
                  <w:tcW w:w="1508" w:type="dxa"/>
                </w:tcPr>
                <w:p w14:paraId="233EE6EE"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-0.044</w:t>
                  </w:r>
                </w:p>
              </w:tc>
            </w:tr>
            <w:bookmarkEnd w:id="1053"/>
          </w:tbl>
          <w:p w14:paraId="233EE6F0" w14:textId="77777777" w:rsidR="00486913" w:rsidRPr="0055433B" w:rsidRDefault="00486913">
            <w:pPr>
              <w:rPr>
                <w:rFonts w:ascii="Times New Roman" w:hAnsi="Times New Roman" w:cs="Times New Roman"/>
                <w:color w:val="000000" w:themeColor="text1"/>
              </w:rPr>
            </w:pPr>
          </w:p>
        </w:tc>
      </w:tr>
    </w:tbl>
    <w:p w14:paraId="78344E1B" w14:textId="77777777" w:rsidR="00B106E0" w:rsidRDefault="00B106E0" w:rsidP="00B106E0">
      <w:pPr>
        <w:jc w:val="both"/>
        <w:rPr>
          <w:ins w:id="1054" w:author="Bishoy Zaki" w:date="2026-02-16T14:24:00Z" w16du:dateUtc="2026-02-16T13:24:00Z"/>
          <w:rFonts w:ascii="Times New Roman" w:hAnsi="Times New Roman" w:cs="Times New Roman"/>
          <w:color w:val="000000" w:themeColor="text1"/>
        </w:rPr>
      </w:pPr>
    </w:p>
    <w:p w14:paraId="233EE6F2" w14:textId="02404F71" w:rsidR="00486913" w:rsidRDefault="00266379">
      <w:pPr>
        <w:spacing w:line="480" w:lineRule="auto"/>
        <w:ind w:firstLine="720"/>
        <w:jc w:val="both"/>
        <w:rPr>
          <w:rFonts w:ascii="Times New Roman" w:hAnsi="Times New Roman" w:cs="Times New Roman"/>
          <w:color w:val="000000" w:themeColor="text1"/>
        </w:rPr>
        <w:pPrChange w:id="1055" w:author="Bishoy Zaki" w:date="2026-02-16T14:24:00Z" w16du:dateUtc="2026-02-16T13:24:00Z">
          <w:pPr/>
        </w:pPrChange>
      </w:pPr>
      <w:r w:rsidRPr="0055433B">
        <w:rPr>
          <w:rFonts w:ascii="Times New Roman" w:hAnsi="Times New Roman" w:cs="Times New Roman"/>
          <w:color w:val="000000" w:themeColor="text1"/>
        </w:rPr>
        <w:t xml:space="preserve">As shown in </w:t>
      </w:r>
      <w:r w:rsidR="00486913">
        <w:fldChar w:fldCharType="begin"/>
      </w:r>
      <w:r w:rsidR="00486913">
        <w:instrText>HYPERLINK \l "tbl-med" \h</w:instrText>
      </w:r>
      <w:r w:rsidR="00486913">
        <w:fldChar w:fldCharType="separate"/>
      </w:r>
      <w:r w:rsidR="00486913" w:rsidRPr="0055433B">
        <w:rPr>
          <w:rFonts w:ascii="Times New Roman" w:hAnsi="Times New Roman" w:cs="Times New Roman"/>
          <w:color w:val="000000" w:themeColor="text1"/>
        </w:rPr>
        <w:t>Table 4.3</w:t>
      </w:r>
      <w:r w:rsidR="00486913">
        <w:fldChar w:fldCharType="end"/>
      </w:r>
      <w:r w:rsidRPr="0055433B">
        <w:rPr>
          <w:rFonts w:ascii="Times New Roman" w:hAnsi="Times New Roman" w:cs="Times New Roman"/>
          <w:color w:val="000000" w:themeColor="text1"/>
        </w:rPr>
        <w:t>, deep core beliefs had larger total effects than the Fukushima accident on support for more nuclear power plants. These results illustrate the influence of deep core beliefs on policy preference even when learning occurs regarding policy core beliefs.</w:t>
      </w:r>
    </w:p>
    <w:p w14:paraId="222046ED" w14:textId="77777777" w:rsidR="00B106E0" w:rsidRPr="0055433B" w:rsidRDefault="00B106E0" w:rsidP="00B106E0">
      <w:pPr>
        <w:spacing w:line="480" w:lineRule="auto"/>
        <w:ind w:firstLine="720"/>
        <w:jc w:val="both"/>
        <w:rPr>
          <w:ins w:id="1056" w:author="Bishoy Zaki" w:date="2026-02-16T14:24:00Z" w16du:dateUtc="2026-02-16T13:24:00Z"/>
          <w:rFonts w:ascii="Times New Roman" w:hAnsi="Times New Roman" w:cs="Times New Roman"/>
          <w:color w:val="000000" w:themeColor="text1"/>
        </w:rPr>
      </w:pPr>
    </w:p>
    <w:p w14:paraId="233EE6F3" w14:textId="77777777" w:rsidR="00486913" w:rsidRPr="00EA4B7D" w:rsidRDefault="00266379">
      <w:pPr>
        <w:rPr>
          <w:rFonts w:ascii="Times New Roman" w:hAnsi="Times New Roman"/>
          <w:b/>
          <w:color w:val="000000" w:themeColor="text1"/>
          <w:rPrChange w:id="1057" w:author="Bishoy Zaki" w:date="2026-02-16T14:24:00Z" w16du:dateUtc="2026-02-16T13:24:00Z">
            <w:rPr>
              <w:rFonts w:ascii="Times New Roman" w:hAnsi="Times New Roman"/>
              <w:color w:val="000000" w:themeColor="text1"/>
            </w:rPr>
          </w:rPrChange>
        </w:rPr>
      </w:pPr>
      <w:bookmarkStart w:id="1058" w:name="conclusion-2"/>
      <w:bookmarkEnd w:id="1003"/>
      <w:r w:rsidRPr="00EA4B7D">
        <w:rPr>
          <w:rFonts w:ascii="Times New Roman" w:hAnsi="Times New Roman"/>
          <w:b/>
          <w:color w:val="000000" w:themeColor="text1"/>
          <w:rPrChange w:id="1059" w:author="Bishoy Zaki" w:date="2026-02-16T14:24:00Z" w16du:dateUtc="2026-02-16T13:24:00Z">
            <w:rPr>
              <w:rFonts w:ascii="Times New Roman" w:hAnsi="Times New Roman"/>
              <w:color w:val="000000" w:themeColor="text1"/>
            </w:rPr>
          </w:rPrChange>
        </w:rPr>
        <w:t>4.5 Conclusion</w:t>
      </w:r>
    </w:p>
    <w:p w14:paraId="233EE6F4" w14:textId="77777777" w:rsidR="00486913" w:rsidRPr="0055433B" w:rsidRDefault="00266379">
      <w:pPr>
        <w:spacing w:line="480" w:lineRule="auto"/>
        <w:ind w:firstLine="720"/>
        <w:jc w:val="both"/>
        <w:rPr>
          <w:rFonts w:ascii="Times New Roman" w:hAnsi="Times New Roman" w:cs="Times New Roman"/>
          <w:color w:val="000000" w:themeColor="text1"/>
        </w:rPr>
        <w:pPrChange w:id="1060" w:author="Bishoy Zaki" w:date="2026-02-16T14:24:00Z" w16du:dateUtc="2026-02-16T13:24:00Z">
          <w:pPr/>
        </w:pPrChange>
      </w:pPr>
      <w:r w:rsidRPr="0055433B">
        <w:rPr>
          <w:rFonts w:ascii="Times New Roman" w:hAnsi="Times New Roman" w:cs="Times New Roman"/>
          <w:color w:val="000000" w:themeColor="text1"/>
        </w:rPr>
        <w:t>In this chapter we use public opinion data about nuclear energy taken across nearly two decades to examine the policy learning through information processing model. While scholars of policy learning are generally concerned with learning among elite policy actors, public opinion can be a useful test bed for understanding the mechanics of our learning model; beliefs and belief change. Previous research has found that the public and elites have similar belief system structures and, by using that portion of the sample that has an advanced degree, we rely on the elite sub-sample of the public opinion data. The model posits that learning as belief-updating is a function of the strength of the information signal relative to the strength of the prior belief, and only when the information signal is sufficiently strong with beliefs shift. In addition and drawing from the ACF, belief systems are hierarchical and three tired with deep core beliefs shaping policy core beliefs and both deep core and policy core beliefs shaping secondary beliefs. While it is possible for any type of belief to change, secondary beliefs are the most likely to change, followed by policy core beliefs, with deep core beliefs not likely to change.</w:t>
      </w:r>
    </w:p>
    <w:p w14:paraId="233EE6F5" w14:textId="3B821F48" w:rsidR="00486913" w:rsidRPr="0055433B" w:rsidRDefault="00266379">
      <w:pPr>
        <w:spacing w:line="480" w:lineRule="auto"/>
        <w:ind w:firstLine="720"/>
        <w:jc w:val="both"/>
        <w:rPr>
          <w:rFonts w:ascii="Times New Roman" w:hAnsi="Times New Roman" w:cs="Times New Roman"/>
          <w:color w:val="000000" w:themeColor="text1"/>
        </w:rPr>
        <w:pPrChange w:id="1061" w:author="Bishoy Zaki" w:date="2026-02-16T14:24:00Z" w16du:dateUtc="2026-02-16T13:24:00Z">
          <w:pPr/>
        </w:pPrChange>
      </w:pPr>
      <w:r w:rsidRPr="0055433B">
        <w:rPr>
          <w:rFonts w:ascii="Times New Roman" w:hAnsi="Times New Roman" w:cs="Times New Roman"/>
          <w:color w:val="000000" w:themeColor="text1"/>
        </w:rPr>
        <w:t xml:space="preserve">Our findings suggest support for the model as beliefs about nuclear energy changed significantly in response to the Fukushima accident. The Fukushima accident acted as a strong information signal about </w:t>
      </w:r>
      <w:r w:rsidRPr="0055433B">
        <w:rPr>
          <w:rFonts w:ascii="Times New Roman" w:hAnsi="Times New Roman" w:cs="Times New Roman"/>
          <w:color w:val="000000" w:themeColor="text1"/>
        </w:rPr>
        <w:lastRenderedPageBreak/>
        <w:t xml:space="preserve">the risks of nuclear energy. Learning seemed to occur as the the policy core beliefs associated with nuclear energy (e.g., the risks and benefits of nuclear energy) changed significantly following Fukushima. Consistent with Fukushima being a signal of risk, it was the risk perceptions that increased significantly, while the perceptions of the benefits of nuclear energy shifted by a smaller margin. Additionally, support for building more nuclear power plants dropped significantly following Fukushima, as risk and benefits perceptions shifted. Finally, deep core beliefs acted as filters for information processing as increasing conservatism was associated with decreasing perceptions of risk, increasing perceptions of benefits, and increased support for building more nuclear power facilities even while controlling for the impacts of Fukushima. Indeed, </w:t>
      </w:r>
      <w:r w:rsidR="00486913">
        <w:fldChar w:fldCharType="begin"/>
      </w:r>
      <w:r w:rsidR="00486913">
        <w:instrText>HYPERLINK \l "tbl-med" \h</w:instrText>
      </w:r>
      <w:r w:rsidR="00486913">
        <w:fldChar w:fldCharType="separate"/>
      </w:r>
      <w:r w:rsidR="00486913" w:rsidRPr="0055433B">
        <w:rPr>
          <w:rFonts w:ascii="Times New Roman" w:hAnsi="Times New Roman" w:cs="Times New Roman"/>
          <w:color w:val="000000" w:themeColor="text1"/>
        </w:rPr>
        <w:t>Table 4.3</w:t>
      </w:r>
      <w:r w:rsidR="00486913">
        <w:fldChar w:fldCharType="end"/>
      </w:r>
      <w:r w:rsidRPr="0055433B">
        <w:rPr>
          <w:rFonts w:ascii="Times New Roman" w:hAnsi="Times New Roman" w:cs="Times New Roman"/>
          <w:color w:val="000000" w:themeColor="text1"/>
        </w:rPr>
        <w:t xml:space="preserve"> illustrates that the deep core belief of ideology had a larger overall effect on nuclear energy beliefs than the Fukushima accident. Thus, even as learning occurred regarding policy core and secondary beliefs, that learning was shaped and muted by deep core beliefs.</w:t>
      </w:r>
    </w:p>
    <w:p w14:paraId="233EE6F6" w14:textId="77777777" w:rsidR="00486913" w:rsidRDefault="00266379">
      <w:pPr>
        <w:spacing w:line="480" w:lineRule="auto"/>
        <w:ind w:firstLine="720"/>
        <w:jc w:val="both"/>
        <w:rPr>
          <w:rFonts w:ascii="Times New Roman" w:hAnsi="Times New Roman" w:cs="Times New Roman"/>
          <w:color w:val="000000" w:themeColor="text1"/>
        </w:rPr>
        <w:pPrChange w:id="1062" w:author="Bishoy Zaki" w:date="2026-02-16T14:24:00Z" w16du:dateUtc="2026-02-16T13:24:00Z">
          <w:pPr/>
        </w:pPrChange>
      </w:pPr>
      <w:r w:rsidRPr="0055433B">
        <w:rPr>
          <w:rFonts w:ascii="Times New Roman" w:hAnsi="Times New Roman" w:cs="Times New Roman"/>
          <w:color w:val="000000" w:themeColor="text1"/>
        </w:rPr>
        <w:t>The model of learning through information processing discussed thus far regards beliefs and information processing of policy actors; however, for belief change to lead to policy change requires an understanding of how the model fits into the broader context of policymaking. In the next chapter we examine how the model fits into the broader policymaking system and how learning can lead to policy change.</w:t>
      </w:r>
    </w:p>
    <w:p w14:paraId="0C80CAA3" w14:textId="77777777" w:rsidR="00EA4B7D" w:rsidRDefault="00EA4B7D" w:rsidP="00EA4B7D">
      <w:pPr>
        <w:spacing w:line="480" w:lineRule="auto"/>
        <w:ind w:firstLine="720"/>
        <w:jc w:val="both"/>
        <w:rPr>
          <w:ins w:id="1063" w:author="Bishoy Zaki" w:date="2026-02-16T14:24:00Z" w16du:dateUtc="2026-02-16T13:24:00Z"/>
          <w:rFonts w:ascii="Times New Roman" w:hAnsi="Times New Roman" w:cs="Times New Roman"/>
          <w:color w:val="000000" w:themeColor="text1"/>
        </w:rPr>
      </w:pPr>
    </w:p>
    <w:p w14:paraId="023FCE53" w14:textId="77777777" w:rsidR="00EA4B7D" w:rsidRDefault="00EA4B7D" w:rsidP="00EA4B7D">
      <w:pPr>
        <w:spacing w:line="480" w:lineRule="auto"/>
        <w:ind w:firstLine="720"/>
        <w:jc w:val="both"/>
        <w:rPr>
          <w:ins w:id="1064" w:author="Bishoy Zaki" w:date="2026-02-16T14:24:00Z" w16du:dateUtc="2026-02-16T13:24:00Z"/>
          <w:rFonts w:ascii="Times New Roman" w:hAnsi="Times New Roman" w:cs="Times New Roman"/>
          <w:color w:val="000000" w:themeColor="text1"/>
        </w:rPr>
      </w:pPr>
    </w:p>
    <w:p w14:paraId="2230A8E5" w14:textId="77777777" w:rsidR="00EA4B7D" w:rsidRDefault="00EA4B7D" w:rsidP="00EA4B7D">
      <w:pPr>
        <w:spacing w:line="480" w:lineRule="auto"/>
        <w:ind w:firstLine="720"/>
        <w:jc w:val="both"/>
        <w:rPr>
          <w:ins w:id="1065" w:author="Bishoy Zaki" w:date="2026-02-16T14:24:00Z" w16du:dateUtc="2026-02-16T13:24:00Z"/>
          <w:rFonts w:ascii="Times New Roman" w:hAnsi="Times New Roman" w:cs="Times New Roman"/>
          <w:color w:val="000000" w:themeColor="text1"/>
        </w:rPr>
      </w:pPr>
    </w:p>
    <w:p w14:paraId="1C6B72BC" w14:textId="77777777" w:rsidR="00EA4B7D" w:rsidRDefault="00EA4B7D" w:rsidP="00EA4B7D">
      <w:pPr>
        <w:spacing w:line="480" w:lineRule="auto"/>
        <w:ind w:firstLine="720"/>
        <w:jc w:val="both"/>
        <w:rPr>
          <w:ins w:id="1066" w:author="Bishoy Zaki" w:date="2026-02-16T14:24:00Z" w16du:dateUtc="2026-02-16T13:24:00Z"/>
          <w:rFonts w:ascii="Times New Roman" w:hAnsi="Times New Roman" w:cs="Times New Roman"/>
          <w:color w:val="000000" w:themeColor="text1"/>
        </w:rPr>
      </w:pPr>
    </w:p>
    <w:p w14:paraId="3A53449F" w14:textId="77777777" w:rsidR="00EA4B7D" w:rsidRDefault="00EA4B7D" w:rsidP="00EA4B7D">
      <w:pPr>
        <w:spacing w:line="480" w:lineRule="auto"/>
        <w:ind w:firstLine="720"/>
        <w:jc w:val="both"/>
        <w:rPr>
          <w:ins w:id="1067" w:author="Bishoy Zaki" w:date="2026-02-16T14:24:00Z" w16du:dateUtc="2026-02-16T13:24:00Z"/>
          <w:rFonts w:ascii="Times New Roman" w:hAnsi="Times New Roman" w:cs="Times New Roman"/>
          <w:color w:val="000000" w:themeColor="text1"/>
        </w:rPr>
      </w:pPr>
    </w:p>
    <w:p w14:paraId="22EEA0DB" w14:textId="77777777" w:rsidR="00EA4B7D" w:rsidRDefault="00EA4B7D" w:rsidP="00EA4B7D">
      <w:pPr>
        <w:spacing w:line="480" w:lineRule="auto"/>
        <w:ind w:firstLine="720"/>
        <w:jc w:val="both"/>
        <w:rPr>
          <w:ins w:id="1068" w:author="Bishoy Zaki" w:date="2026-02-16T14:24:00Z" w16du:dateUtc="2026-02-16T13:24:00Z"/>
          <w:rFonts w:ascii="Times New Roman" w:hAnsi="Times New Roman" w:cs="Times New Roman"/>
          <w:color w:val="000000" w:themeColor="text1"/>
        </w:rPr>
      </w:pPr>
    </w:p>
    <w:p w14:paraId="1E114838" w14:textId="77777777" w:rsidR="00EA4B7D" w:rsidRDefault="00EA4B7D" w:rsidP="00EA4B7D">
      <w:pPr>
        <w:spacing w:line="480" w:lineRule="auto"/>
        <w:ind w:firstLine="720"/>
        <w:jc w:val="both"/>
        <w:rPr>
          <w:ins w:id="1069" w:author="Bishoy Zaki" w:date="2026-02-16T14:24:00Z" w16du:dateUtc="2026-02-16T13:24:00Z"/>
          <w:rFonts w:ascii="Times New Roman" w:hAnsi="Times New Roman" w:cs="Times New Roman"/>
          <w:color w:val="000000" w:themeColor="text1"/>
        </w:rPr>
      </w:pPr>
    </w:p>
    <w:p w14:paraId="0FE538C2" w14:textId="77777777" w:rsidR="00EA4B7D" w:rsidRDefault="00EA4B7D" w:rsidP="00EA4B7D">
      <w:pPr>
        <w:spacing w:line="480" w:lineRule="auto"/>
        <w:ind w:firstLine="720"/>
        <w:jc w:val="both"/>
        <w:rPr>
          <w:ins w:id="1070" w:author="Bishoy Zaki" w:date="2026-02-16T14:24:00Z" w16du:dateUtc="2026-02-16T13:24:00Z"/>
          <w:rFonts w:ascii="Times New Roman" w:hAnsi="Times New Roman" w:cs="Times New Roman"/>
          <w:color w:val="000000" w:themeColor="text1"/>
        </w:rPr>
      </w:pPr>
    </w:p>
    <w:p w14:paraId="486C7548" w14:textId="77777777" w:rsidR="00EA4B7D" w:rsidRDefault="00EA4B7D" w:rsidP="00EA4B7D">
      <w:pPr>
        <w:spacing w:line="480" w:lineRule="auto"/>
        <w:ind w:firstLine="720"/>
        <w:jc w:val="both"/>
        <w:rPr>
          <w:ins w:id="1071" w:author="Bishoy Zaki" w:date="2026-02-16T14:24:00Z" w16du:dateUtc="2026-02-16T13:24:00Z"/>
          <w:rFonts w:ascii="Times New Roman" w:hAnsi="Times New Roman" w:cs="Times New Roman"/>
          <w:color w:val="000000" w:themeColor="text1"/>
        </w:rPr>
      </w:pPr>
    </w:p>
    <w:p w14:paraId="56CB941B" w14:textId="77777777" w:rsidR="00EA4B7D" w:rsidRDefault="00EA4B7D" w:rsidP="00EA4B7D">
      <w:pPr>
        <w:spacing w:line="480" w:lineRule="auto"/>
        <w:ind w:firstLine="720"/>
        <w:jc w:val="both"/>
        <w:rPr>
          <w:ins w:id="1072" w:author="Bishoy Zaki" w:date="2026-02-16T14:24:00Z" w16du:dateUtc="2026-02-16T13:24:00Z"/>
          <w:rFonts w:ascii="Times New Roman" w:hAnsi="Times New Roman" w:cs="Times New Roman"/>
          <w:color w:val="000000" w:themeColor="text1"/>
        </w:rPr>
      </w:pPr>
    </w:p>
    <w:p w14:paraId="688B0C52" w14:textId="77777777" w:rsidR="00EA4B7D" w:rsidRDefault="00EA4B7D" w:rsidP="00EA4B7D">
      <w:pPr>
        <w:spacing w:line="480" w:lineRule="auto"/>
        <w:ind w:firstLine="720"/>
        <w:jc w:val="both"/>
        <w:rPr>
          <w:ins w:id="1073" w:author="Bishoy Zaki" w:date="2026-02-16T14:24:00Z" w16du:dateUtc="2026-02-16T13:24:00Z"/>
          <w:rFonts w:ascii="Times New Roman" w:hAnsi="Times New Roman" w:cs="Times New Roman"/>
          <w:color w:val="000000" w:themeColor="text1"/>
        </w:rPr>
      </w:pPr>
    </w:p>
    <w:p w14:paraId="0E3445BE" w14:textId="77777777" w:rsidR="00EA4B7D" w:rsidRDefault="00EA4B7D" w:rsidP="00EA4B7D">
      <w:pPr>
        <w:spacing w:line="480" w:lineRule="auto"/>
        <w:ind w:firstLine="720"/>
        <w:jc w:val="both"/>
        <w:rPr>
          <w:ins w:id="1074" w:author="Bishoy Zaki" w:date="2026-02-16T14:24:00Z" w16du:dateUtc="2026-02-16T13:24:00Z"/>
          <w:rFonts w:ascii="Times New Roman" w:hAnsi="Times New Roman" w:cs="Times New Roman"/>
          <w:color w:val="000000" w:themeColor="text1"/>
        </w:rPr>
      </w:pPr>
    </w:p>
    <w:p w14:paraId="089932D5" w14:textId="77777777" w:rsidR="00EA4B7D" w:rsidRPr="0055433B" w:rsidRDefault="00EA4B7D" w:rsidP="00EA4B7D">
      <w:pPr>
        <w:spacing w:line="480" w:lineRule="auto"/>
        <w:ind w:firstLine="720"/>
        <w:jc w:val="both"/>
        <w:rPr>
          <w:ins w:id="1075" w:author="Bishoy Zaki" w:date="2026-02-16T14:24:00Z" w16du:dateUtc="2026-02-16T13:24:00Z"/>
          <w:rFonts w:ascii="Times New Roman" w:hAnsi="Times New Roman" w:cs="Times New Roman"/>
          <w:color w:val="000000" w:themeColor="text1"/>
        </w:rPr>
      </w:pPr>
    </w:p>
    <w:p w14:paraId="233EE6F7" w14:textId="77777777" w:rsidR="00486913" w:rsidRPr="0055433B" w:rsidRDefault="00266379">
      <w:pPr>
        <w:pStyle w:val="Heading1"/>
        <w:rPr>
          <w:rFonts w:ascii="Times New Roman" w:hAnsi="Times New Roman"/>
          <w:color w:val="000000" w:themeColor="text1"/>
          <w:lang w:val="en-GB"/>
          <w:rPrChange w:id="1076" w:author="Bishoy Zaki" w:date="2026-02-16T14:24:00Z" w16du:dateUtc="2026-02-16T13:24:00Z">
            <w:rPr>
              <w:rFonts w:ascii="Times New Roman" w:hAnsi="Times New Roman"/>
              <w:color w:val="000000" w:themeColor="text1"/>
            </w:rPr>
          </w:rPrChange>
        </w:rPr>
      </w:pPr>
      <w:bookmarkStart w:id="1077" w:name="_Toc220404600"/>
      <w:bookmarkStart w:id="1078" w:name="X9d489ca61f118e5ad058e5f729a06a7b0563eec"/>
      <w:bookmarkEnd w:id="942"/>
      <w:bookmarkEnd w:id="1058"/>
      <w:r w:rsidRPr="0055433B">
        <w:rPr>
          <w:rFonts w:ascii="Times New Roman" w:hAnsi="Times New Roman"/>
          <w:color w:val="000000" w:themeColor="text1"/>
          <w:lang w:val="en-GB"/>
          <w:rPrChange w:id="1079" w:author="Bishoy Zaki" w:date="2026-02-16T14:24:00Z" w16du:dateUtc="2026-02-16T13:24:00Z">
            <w:rPr>
              <w:rFonts w:ascii="Times New Roman" w:hAnsi="Times New Roman"/>
              <w:color w:val="000000" w:themeColor="text1"/>
            </w:rPr>
          </w:rPrChange>
        </w:rPr>
        <w:t>5. Information Processing, Learning, and Policy Change</w:t>
      </w:r>
      <w:bookmarkEnd w:id="1077"/>
    </w:p>
    <w:p w14:paraId="233EE6F8" w14:textId="77777777" w:rsidR="00486913" w:rsidRPr="0055433B" w:rsidRDefault="00266379">
      <w:pPr>
        <w:rPr>
          <w:rFonts w:ascii="Times New Roman" w:hAnsi="Times New Roman" w:cs="Times New Roman"/>
          <w:color w:val="000000" w:themeColor="text1"/>
        </w:rPr>
      </w:pPr>
      <w:bookmarkStart w:id="1080" w:name="introduction-4"/>
      <w:r w:rsidRPr="0055433B">
        <w:rPr>
          <w:rFonts w:ascii="Times New Roman" w:hAnsi="Times New Roman" w:cs="Times New Roman"/>
          <w:color w:val="000000" w:themeColor="text1"/>
        </w:rPr>
        <w:t>5.1 Introduction</w:t>
      </w:r>
    </w:p>
    <w:p w14:paraId="233EE6F9" w14:textId="77777777" w:rsidR="00486913" w:rsidRPr="0055433B" w:rsidRDefault="00266379">
      <w:pPr>
        <w:spacing w:line="480" w:lineRule="auto"/>
        <w:ind w:firstLine="720"/>
        <w:jc w:val="both"/>
        <w:rPr>
          <w:rFonts w:ascii="Times New Roman" w:hAnsi="Times New Roman" w:cs="Times New Roman"/>
          <w:color w:val="000000" w:themeColor="text1"/>
        </w:rPr>
        <w:pPrChange w:id="1081" w:author="Bishoy Zaki" w:date="2026-02-16T14:24:00Z" w16du:dateUtc="2026-02-16T13:24:00Z">
          <w:pPr/>
        </w:pPrChange>
      </w:pPr>
      <w:r w:rsidRPr="0055433B">
        <w:rPr>
          <w:rFonts w:ascii="Times New Roman" w:hAnsi="Times New Roman" w:cs="Times New Roman"/>
          <w:color w:val="000000" w:themeColor="text1"/>
        </w:rPr>
        <w:t>As shown in Chapter’s 3 and 4, the learning through information processing model accounts for beliefs and their distributions, information processing as the weighing of information signals, and the subsequent changes (or stability) in beliefs and their distributions as a result of information and information processing. In this chapter, we connect the model to systemic policymaking structures that shape information processing and learning, and, further, we discuss how learning connects to behavior and policy change.</w:t>
      </w:r>
    </w:p>
    <w:p w14:paraId="233EE6FA" w14:textId="77777777" w:rsidR="00486913" w:rsidRPr="0055433B" w:rsidRDefault="00266379">
      <w:pPr>
        <w:spacing w:line="480" w:lineRule="auto"/>
        <w:ind w:firstLine="720"/>
        <w:jc w:val="both"/>
        <w:rPr>
          <w:rFonts w:ascii="Times New Roman" w:hAnsi="Times New Roman" w:cs="Times New Roman"/>
          <w:color w:val="000000" w:themeColor="text1"/>
        </w:rPr>
        <w:pPrChange w:id="1082" w:author="Bishoy Zaki" w:date="2026-02-16T14:24:00Z" w16du:dateUtc="2026-02-16T13:24:00Z">
          <w:pPr/>
        </w:pPrChange>
      </w:pPr>
      <w:r w:rsidRPr="0055433B">
        <w:rPr>
          <w:rFonts w:ascii="Times New Roman" w:hAnsi="Times New Roman" w:cs="Times New Roman"/>
          <w:color w:val="000000" w:themeColor="text1"/>
        </w:rPr>
        <w:t>At the most fundamental level, information constitutes the fuel of individual and collective behavior related to policymaking. Hence, recent policy process scholarship has sought to combine the policy-oriented type of learning from the Advocacy Coalition Framework (ACF) with the information processing perspective of Punctuated Equilibrium Theory (PET) (Nowlin, 2021, 2024). However, the broader policy learning literature has had an inherent and essential focus on information that helped advance it to the ranks of policy process ontologies, enabling the learning lens to generate meaningful insights into policymaking processes by deciphering why, when, and how policy actors engage with information to learn about policy problems (Kamkhaji, 2022; Zaki et al., 2022; Zaki, 2024b). So, how do information and knowledge primarily feature in policy learning research?</w:t>
      </w:r>
    </w:p>
    <w:p w14:paraId="233EE6FB" w14:textId="77777777" w:rsidR="00486913" w:rsidRPr="0055433B" w:rsidRDefault="00266379">
      <w:pPr>
        <w:spacing w:line="480" w:lineRule="auto"/>
        <w:ind w:firstLine="720"/>
        <w:jc w:val="both"/>
        <w:rPr>
          <w:rFonts w:ascii="Times New Roman" w:hAnsi="Times New Roman" w:cs="Times New Roman"/>
          <w:color w:val="000000" w:themeColor="text1"/>
        </w:rPr>
        <w:pPrChange w:id="1083" w:author="Bishoy Zaki" w:date="2026-02-16T14:24:00Z" w16du:dateUtc="2026-02-16T13:24:00Z">
          <w:pPr/>
        </w:pPrChange>
      </w:pPr>
      <w:r w:rsidRPr="0055433B">
        <w:rPr>
          <w:rFonts w:ascii="Times New Roman" w:hAnsi="Times New Roman" w:cs="Times New Roman"/>
          <w:color w:val="000000" w:themeColor="text1"/>
        </w:rPr>
        <w:lastRenderedPageBreak/>
        <w:t>Broadly speaking, the policy learning literature engages with the role of information and knowledge in learning; however, this is predominantly done at the meso and macro levels. For example, at the meso-level, there is a longstanding literature exploring the role of information and knowledge in public organizations’ learning processes (Arnold, 2014; Jenkins-Smith, 1988; S. Lee et al., 2020), advisory groups and different sub-organizational units (Candel et al., 2023; Mavrot et al., 2024; Nair &amp; Garg, 2024; Zaki &amp; Wayenberg, 2021), and within and across coalitions operating in policy subsystems (Jenkins-Smith &amp; Sabatier, 1993; Nohrstedt et al., 2023; Sabatier &amp; Jenkins-Smith, 1993). Similarly, there is substantive research on the role of information and knowledge at the macro and systemic levels, which involves looking at governance systems and societal paradigmatic transformation induced by the introduction of new information and knowledge, whether through instrumental, reflexive, or social learning (Challies et al., 2017; Hall, 1993; Heclo, 1974; B. Zaki et al., 2024). These contributions have helped develop nuanced theoretical understandings of the role of information and knowledge in policy learning (and thus policy change). However, on the micro-foundational level, research remains somewhat limited overall. Here, we find remarkable yet sparse contributions, mainly focusing on exploring the influence of reasoning paradigms and heuristics on learning (Beach et al., 2021; Malkamäki et al., 2021; Wagner &amp; Ylä-Anttila, 2020). Hence, a granular and micro-foundational understanding of how information is processed in the learning process, leading to cognitive and behavioral outcomes, remains scarcely theorized. This limits our ability to coherently analyze how learning occurs at the individual level and aggregates to the collective and then trace how this learning ties into and drives varieties of change.</w:t>
      </w:r>
    </w:p>
    <w:p w14:paraId="233EE6FC" w14:textId="77777777" w:rsidR="00486913" w:rsidRPr="0055433B" w:rsidRDefault="00266379">
      <w:pPr>
        <w:spacing w:line="480" w:lineRule="auto"/>
        <w:ind w:firstLine="720"/>
        <w:jc w:val="both"/>
        <w:rPr>
          <w:rFonts w:ascii="Times New Roman" w:hAnsi="Times New Roman" w:cs="Times New Roman"/>
          <w:color w:val="000000" w:themeColor="text1"/>
        </w:rPr>
        <w:pPrChange w:id="1084" w:author="Bishoy Zaki" w:date="2026-02-16T14:24:00Z" w16du:dateUtc="2026-02-16T13:24:00Z">
          <w:pPr/>
        </w:pPrChange>
      </w:pPr>
      <w:r w:rsidRPr="0055433B">
        <w:rPr>
          <w:rFonts w:ascii="Times New Roman" w:hAnsi="Times New Roman" w:cs="Times New Roman"/>
          <w:color w:val="000000" w:themeColor="text1"/>
        </w:rPr>
        <w:t>Thus far in this element we have developed a model of how policy actors can learn through information processing and applied the model to the case of nuclear energy beliefs. The model is based in a micro-foundational understanding of learning as a result of information and information processing, and as a result can fill in the research gap regarding learning at the individual level. Yet, the model needs to be integrated into the broader policymaking system so that the process of learning to policy change can be effectively traced.</w:t>
      </w:r>
    </w:p>
    <w:p w14:paraId="233EE6FD" w14:textId="77777777" w:rsidR="00486913" w:rsidRPr="0055433B" w:rsidRDefault="00266379">
      <w:pPr>
        <w:spacing w:line="480" w:lineRule="auto"/>
        <w:ind w:firstLine="720"/>
        <w:jc w:val="both"/>
        <w:rPr>
          <w:rFonts w:ascii="Times New Roman" w:hAnsi="Times New Roman" w:cs="Times New Roman"/>
          <w:color w:val="000000" w:themeColor="text1"/>
        </w:rPr>
        <w:pPrChange w:id="1085" w:author="Bishoy Zaki" w:date="2026-02-16T14:24:00Z" w16du:dateUtc="2026-02-16T13:24:00Z">
          <w:pPr/>
        </w:pPrChange>
      </w:pPr>
      <w:r w:rsidRPr="0055433B">
        <w:rPr>
          <w:rFonts w:ascii="Times New Roman" w:hAnsi="Times New Roman" w:cs="Times New Roman"/>
          <w:color w:val="000000" w:themeColor="text1"/>
        </w:rPr>
        <w:lastRenderedPageBreak/>
        <w:t>In this chapter, we bring together the work on information and information processing in the policy process from PET and recent work on policy-embedded learning that sought to provide a generalized framework for policy learning by synthesizing various approaches (Zaki et al., 2022). This allows us to develop a systematic and theoretically coherent approach to understanding the role of information and information processing in policy learning that builds on the micro-level model and takes a systemic approach to learning and policy change. In the next section, we establish a conceptual backdrop upon which an information-processing approach to learning is built. Then, we discuss information and information processing.</w:t>
      </w:r>
    </w:p>
    <w:p w14:paraId="233EE6FE" w14:textId="77777777" w:rsidR="00486913" w:rsidRPr="00A22950" w:rsidRDefault="00266379">
      <w:pPr>
        <w:rPr>
          <w:rFonts w:ascii="Times New Roman" w:hAnsi="Times New Roman"/>
          <w:b/>
          <w:color w:val="000000" w:themeColor="text1"/>
          <w:rPrChange w:id="1086" w:author="Bishoy Zaki" w:date="2026-02-16T14:24:00Z" w16du:dateUtc="2026-02-16T13:24:00Z">
            <w:rPr>
              <w:rFonts w:ascii="Times New Roman" w:hAnsi="Times New Roman"/>
              <w:color w:val="000000" w:themeColor="text1"/>
            </w:rPr>
          </w:rPrChange>
        </w:rPr>
      </w:pPr>
      <w:bookmarkStart w:id="1087" w:name="X57c0d048299ba0bede1e4d05020e39ae7a3e80e"/>
      <w:bookmarkEnd w:id="1080"/>
      <w:r w:rsidRPr="00A22950">
        <w:rPr>
          <w:rFonts w:ascii="Times New Roman" w:hAnsi="Times New Roman"/>
          <w:b/>
          <w:color w:val="000000" w:themeColor="text1"/>
          <w:rPrChange w:id="1088" w:author="Bishoy Zaki" w:date="2026-02-16T14:24:00Z" w16du:dateUtc="2026-02-16T13:24:00Z">
            <w:rPr>
              <w:rFonts w:ascii="Times New Roman" w:hAnsi="Times New Roman"/>
              <w:color w:val="000000" w:themeColor="text1"/>
            </w:rPr>
          </w:rPrChange>
        </w:rPr>
        <w:t>5.2 Policy-Embedded Learning: A Conceptual Backdrop for an Information-Processing Approach</w:t>
      </w:r>
    </w:p>
    <w:p w14:paraId="233EE6FF" w14:textId="77777777" w:rsidR="00486913" w:rsidRPr="0055433B" w:rsidRDefault="00266379">
      <w:pPr>
        <w:spacing w:line="480" w:lineRule="auto"/>
        <w:ind w:firstLine="720"/>
        <w:jc w:val="both"/>
        <w:rPr>
          <w:rFonts w:ascii="Times New Roman" w:hAnsi="Times New Roman" w:cs="Times New Roman"/>
          <w:color w:val="000000" w:themeColor="text1"/>
        </w:rPr>
        <w:pPrChange w:id="1089" w:author="Bishoy Zaki" w:date="2026-02-16T14:24:00Z" w16du:dateUtc="2026-02-16T13:24:00Z">
          <w:pPr/>
        </w:pPrChange>
      </w:pPr>
      <w:r w:rsidRPr="0055433B">
        <w:rPr>
          <w:rFonts w:ascii="Times New Roman" w:hAnsi="Times New Roman" w:cs="Times New Roman"/>
          <w:color w:val="000000" w:themeColor="text1"/>
        </w:rPr>
        <w:t>Policy learning has often been considered a puzzling and analytically elusive phenomenon. Hence, as noted in Chapter 2, different conceptual approaches to viewing or unpacking learning have been developed. While these approaches successfully capture a wide range of perspectives on learning, in many cases, they do not offer the precise conceptual dimensions that enable robust and systematic analyses. Along with the fundamentally elusive nature of learning and its normative appeal as a concept, this led to learning research being labelled as a conceptual minefield, an overly crowded landscape with a dizzying array of definitions, or even as a metaphor rather than a coherent analytical lens (see for example Borrás, 2011; Goyal &amp; Howlett, 2019; Levy, 1994).</w:t>
      </w:r>
    </w:p>
    <w:p w14:paraId="233EE700" w14:textId="77777777" w:rsidR="00486913" w:rsidRPr="0055433B" w:rsidRDefault="00266379">
      <w:pPr>
        <w:spacing w:line="480" w:lineRule="auto"/>
        <w:ind w:firstLine="720"/>
        <w:jc w:val="both"/>
        <w:rPr>
          <w:rFonts w:ascii="Times New Roman" w:hAnsi="Times New Roman" w:cs="Times New Roman"/>
          <w:color w:val="000000" w:themeColor="text1"/>
        </w:rPr>
        <w:pPrChange w:id="1090" w:author="Bishoy Zaki" w:date="2026-02-16T14:24:00Z" w16du:dateUtc="2026-02-16T13:24:00Z">
          <w:pPr/>
        </w:pPrChange>
      </w:pPr>
      <w:r w:rsidRPr="0055433B">
        <w:rPr>
          <w:rFonts w:ascii="Times New Roman" w:hAnsi="Times New Roman" w:cs="Times New Roman"/>
          <w:color w:val="000000" w:themeColor="text1"/>
        </w:rPr>
        <w:t xml:space="preserve">The first step to building a coherent theoretical or analytically viable approach to analyzing learning is to start from a clear conceptual foundation with coherent ontological-epistemological assumptions that drive our analytical approach (Zaki &amp; Radaelli, 2024). With a focus on the information processing perspective on learning, we draw on the conceptualization of </w:t>
      </w:r>
      <w:r w:rsidRPr="0055433B">
        <w:rPr>
          <w:rFonts w:ascii="Times New Roman" w:hAnsi="Times New Roman" w:cs="Times New Roman"/>
          <w:i/>
          <w:iCs/>
          <w:color w:val="000000" w:themeColor="text1"/>
        </w:rPr>
        <w:t>policy-embedded learning</w:t>
      </w:r>
      <w:r w:rsidRPr="0055433B">
        <w:rPr>
          <w:rFonts w:ascii="Times New Roman" w:hAnsi="Times New Roman" w:cs="Times New Roman"/>
          <w:color w:val="000000" w:themeColor="text1"/>
        </w:rPr>
        <w:t>, where learning is central to policymaking and is embedded within the the broader policymaking context. Information is key in this approach, and learning can be understood as “The circulation and consumption of policy issue-related information and knowledge among policy actors embedded within a policy system within multilevel structures in a certain policymaking context” (Zaki et al., 2022, p. 22).</w:t>
      </w:r>
    </w:p>
    <w:p w14:paraId="233EE701" w14:textId="608FB03B" w:rsidR="00486913" w:rsidRPr="0055433B" w:rsidRDefault="00266379">
      <w:pPr>
        <w:spacing w:line="480" w:lineRule="auto"/>
        <w:ind w:firstLine="720"/>
        <w:rPr>
          <w:rFonts w:ascii="Times New Roman" w:hAnsi="Times New Roman" w:cs="Times New Roman"/>
          <w:color w:val="000000" w:themeColor="text1"/>
        </w:rPr>
        <w:pPrChange w:id="1091" w:author="Bishoy Zaki" w:date="2026-02-16T14:24:00Z" w16du:dateUtc="2026-02-16T13:24:00Z">
          <w:pPr/>
        </w:pPrChange>
      </w:pPr>
      <w:r w:rsidRPr="0055433B">
        <w:rPr>
          <w:rFonts w:ascii="Times New Roman" w:hAnsi="Times New Roman" w:cs="Times New Roman"/>
          <w:color w:val="000000" w:themeColor="text1"/>
        </w:rPr>
        <w:lastRenderedPageBreak/>
        <w:t xml:space="preserve">Any systemic approach that centers learning as a driver of policy processes must account for several key elements of policymaking, including actors making choices and interacting in many venues; institutions; networks or subsystems; ideas or beliefs; policy contexts; and events (Cairney &amp; Heikkila, 2023, pp. 293–294). </w:t>
      </w:r>
      <w:r w:rsidR="00486913">
        <w:fldChar w:fldCharType="begin"/>
      </w:r>
      <w:r w:rsidR="00486913">
        <w:instrText>HYPERLINK \l "fig-pel" \h</w:instrText>
      </w:r>
      <w:r w:rsidR="00486913">
        <w:fldChar w:fldCharType="separate"/>
      </w:r>
      <w:r w:rsidR="00486913" w:rsidRPr="0055433B">
        <w:rPr>
          <w:rFonts w:ascii="Times New Roman" w:hAnsi="Times New Roman" w:cs="Times New Roman"/>
          <w:color w:val="000000" w:themeColor="text1"/>
        </w:rPr>
        <w:t>Figure 5.1</w:t>
      </w:r>
      <w:r w:rsidR="00486913">
        <w:fldChar w:fldCharType="end"/>
      </w:r>
      <w:r w:rsidRPr="0055433B">
        <w:rPr>
          <w:rFonts w:ascii="Times New Roman" w:hAnsi="Times New Roman" w:cs="Times New Roman"/>
          <w:color w:val="000000" w:themeColor="text1"/>
        </w:rPr>
        <w:t xml:space="preserve"> illustrates the policy-embedded learning framework and how it features the various policymaking elements. Of note, the learning through information processing model is actor-centered, yet policy actors engage within and across various governance systems and network, within and across various information environments, and all within a policy context. Below, we expand on the framework.</w:t>
      </w:r>
    </w:p>
    <w:tbl>
      <w:tblPr>
        <w:tblW w:w="5000" w:type="pct"/>
        <w:tblLayout w:type="fixed"/>
        <w:tblLook w:val="0000" w:firstRow="0" w:lastRow="0" w:firstColumn="0" w:lastColumn="0" w:noHBand="0" w:noVBand="0"/>
      </w:tblPr>
      <w:tblGrid>
        <w:gridCol w:w="9360"/>
      </w:tblGrid>
      <w:tr w:rsidR="00486913" w:rsidRPr="0055433B" w14:paraId="233EE704" w14:textId="77777777">
        <w:tc>
          <w:tcPr>
            <w:tcW w:w="7920" w:type="dxa"/>
          </w:tcPr>
          <w:p w14:paraId="233EE702" w14:textId="77777777" w:rsidR="00486913" w:rsidRPr="0055433B" w:rsidRDefault="00266379">
            <w:pPr>
              <w:spacing w:before="200"/>
              <w:rPr>
                <w:rFonts w:ascii="Times New Roman" w:hAnsi="Times New Roman" w:cs="Times New Roman"/>
                <w:color w:val="000000" w:themeColor="text1"/>
              </w:rPr>
            </w:pPr>
            <w:bookmarkStart w:id="1092" w:name="fig-pel"/>
            <w:r w:rsidRPr="0055433B">
              <w:rPr>
                <w:rFonts w:ascii="Times New Roman" w:hAnsi="Times New Roman" w:cs="Times New Roman"/>
                <w:color w:val="000000" w:themeColor="text1"/>
              </w:rPr>
              <w:t>Figure 5.1: Policy-Embedded Learning</w:t>
            </w:r>
          </w:p>
          <w:p w14:paraId="233EE70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8" wp14:editId="233EE819">
                  <wp:extent cx="4340352" cy="309676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el.png"/>
                          <pic:cNvPicPr>
                            <a:picLocks noChangeAspect="1" noChangeArrowheads="1"/>
                          </pic:cNvPicPr>
                        </pic:nvPicPr>
                        <pic:blipFill>
                          <a:blip r:embed="rId12"/>
                          <a:stretch>
                            <a:fillRect/>
                          </a:stretch>
                        </pic:blipFill>
                        <pic:spPr bwMode="auto">
                          <a:xfrm>
                            <a:off x="0" y="0"/>
                            <a:ext cx="4340352" cy="3096768"/>
                          </a:xfrm>
                          <a:prstGeom prst="rect">
                            <a:avLst/>
                          </a:prstGeom>
                          <a:noFill/>
                          <a:ln w="9525">
                            <a:noFill/>
                            <a:headEnd/>
                            <a:tailEnd/>
                          </a:ln>
                        </pic:spPr>
                      </pic:pic>
                    </a:graphicData>
                  </a:graphic>
                </wp:inline>
              </w:drawing>
            </w:r>
          </w:p>
        </w:tc>
        <w:bookmarkEnd w:id="1092"/>
      </w:tr>
    </w:tbl>
    <w:p w14:paraId="3C4FE954" w14:textId="77777777" w:rsidR="0036005B" w:rsidRDefault="0036005B">
      <w:pPr>
        <w:rPr>
          <w:ins w:id="1093" w:author="Bishoy Zaki" w:date="2026-02-16T14:24:00Z" w16du:dateUtc="2026-02-16T13:24:00Z"/>
          <w:rFonts w:ascii="Times New Roman" w:hAnsi="Times New Roman" w:cs="Times New Roman"/>
          <w:color w:val="000000" w:themeColor="text1"/>
        </w:rPr>
      </w:pPr>
    </w:p>
    <w:p w14:paraId="233EE705" w14:textId="5FA6B01C" w:rsidR="00486913" w:rsidRPr="00EE26F4" w:rsidRDefault="00266379">
      <w:pPr>
        <w:rPr>
          <w:del w:id="1094" w:author="Bishoy Zaki" w:date="2026-02-16T14:24:00Z" w16du:dateUtc="2026-02-16T13:24:00Z"/>
          <w:rFonts w:ascii="Times New Roman" w:hAnsi="Times New Roman" w:cs="Times New Roman"/>
          <w:color w:val="000000" w:themeColor="text1"/>
        </w:rPr>
      </w:pPr>
      <w:r w:rsidRPr="0055433B">
        <w:rPr>
          <w:rFonts w:ascii="Times New Roman" w:hAnsi="Times New Roman" w:cs="Times New Roman"/>
          <w:color w:val="000000" w:themeColor="text1"/>
        </w:rPr>
        <w:t>The policy-embedded framework to learning was developed to address some of the field’s key conceptual and analytical challenges by providing a background conceptualization of the policy learning process that comports with (and supplements) existing approaches. This is done by serving three key purposes. First, identifying key fundamental and omnipresent analytical dimensions valid across different conceptual and field-specific approaches to learning, including policy actors, information and knowledge, systemic and cognitive structures, and policymaking contexts. With these dimensions in place, policy-embedded learning can also</w:t>
      </w:r>
      <w:r w:rsidR="00BA52BD">
        <w:rPr>
          <w:rFonts w:ascii="Times New Roman" w:hAnsi="Times New Roman" w:cs="Times New Roman"/>
          <w:color w:val="000000" w:themeColor="text1"/>
        </w:rPr>
        <w:t xml:space="preserve"> </w:t>
      </w:r>
      <w:del w:id="1095" w:author="Bishoy Zaki" w:date="2026-02-16T14:24:00Z" w16du:dateUtc="2026-02-16T13:24:00Z">
        <w:r w:rsidR="001B54B5" w:rsidRPr="00EE26F4">
          <w:rPr>
            <w:rFonts w:ascii="Times New Roman" w:hAnsi="Times New Roman" w:cs="Times New Roman"/>
            <w:color w:val="000000" w:themeColor="text1"/>
          </w:rPr>
          <w:delText>account for</w:delText>
        </w:r>
      </w:del>
      <w:ins w:id="1096" w:author="Bishoy Zaki" w:date="2026-02-16T14:24:00Z" w16du:dateUtc="2026-02-16T13:24:00Z">
        <w:r w:rsidR="00BA52BD">
          <w:rPr>
            <w:rFonts w:ascii="Times New Roman" w:hAnsi="Times New Roman" w:cs="Times New Roman"/>
            <w:color w:val="000000" w:themeColor="text1"/>
          </w:rPr>
          <w:t>provide microfoundational understandings compatible with</w:t>
        </w:r>
      </w:ins>
      <w:r w:rsidR="00BA52BD">
        <w:rPr>
          <w:rFonts w:ascii="Times New Roman" w:hAnsi="Times New Roman" w:cs="Times New Roman"/>
          <w:color w:val="000000" w:themeColor="text1"/>
        </w:rPr>
        <w:t xml:space="preserve"> the</w:t>
      </w:r>
      <w:r w:rsidRPr="0055433B">
        <w:rPr>
          <w:rFonts w:ascii="Times New Roman" w:hAnsi="Times New Roman" w:cs="Times New Roman"/>
          <w:color w:val="000000" w:themeColor="text1"/>
        </w:rPr>
        <w:t xml:space="preserve"> conceptual approaches to learning discussed in </w:t>
      </w:r>
      <w:hyperlink w:anchor="tbl-learn-concept">
        <w:r w:rsidR="00486913" w:rsidRPr="0055433B">
          <w:rPr>
            <w:rFonts w:ascii="Times New Roman" w:hAnsi="Times New Roman" w:cs="Times New Roman"/>
            <w:color w:val="000000" w:themeColor="text1"/>
          </w:rPr>
          <w:t>Table 2.1</w:t>
        </w:r>
      </w:hyperlink>
      <w:r w:rsidRPr="0055433B">
        <w:rPr>
          <w:rFonts w:ascii="Times New Roman" w:hAnsi="Times New Roman" w:cs="Times New Roman"/>
          <w:color w:val="000000" w:themeColor="text1"/>
        </w:rPr>
        <w:t xml:space="preserve">. </w:t>
      </w:r>
      <w:del w:id="1097" w:author="Bishoy Zaki" w:date="2026-02-16T14:24:00Z" w16du:dateUtc="2026-02-16T13:24:00Z">
        <w:r w:rsidR="001B54B5" w:rsidRPr="00EE26F4">
          <w:rPr>
            <w:rFonts w:ascii="Times New Roman" w:hAnsi="Times New Roman" w:cs="Times New Roman"/>
            <w:color w:val="000000" w:themeColor="text1"/>
          </w:rPr>
          <w:delText xml:space="preserve">Mechanism and process-oriented learning occurs as information and knowledge is acquired and disseminated by policy actors within and across various </w:delText>
        </w:r>
        <w:r w:rsidR="001B54B5" w:rsidRPr="00EE26F4">
          <w:rPr>
            <w:rFonts w:ascii="Times New Roman" w:hAnsi="Times New Roman" w:cs="Times New Roman"/>
            <w:color w:val="000000" w:themeColor="text1"/>
          </w:rPr>
          <w:lastRenderedPageBreak/>
          <w:delText>governance structures and institutions. Information is also central to</w:delText>
        </w:r>
      </w:del>
      <w:ins w:id="1098" w:author="Bishoy Zaki" w:date="2026-02-16T14:24:00Z" w16du:dateUtc="2026-02-16T13:24:00Z">
        <w:r w:rsidR="00B36405">
          <w:rPr>
            <w:rFonts w:ascii="Times New Roman" w:hAnsi="Times New Roman" w:cs="Times New Roman"/>
            <w:color w:val="000000" w:themeColor="text1"/>
          </w:rPr>
          <w:t>For example, the above-model bodes well with</w:t>
        </w:r>
      </w:ins>
      <w:r w:rsidR="00B36405">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paradigmatic learning, which involves learning by policy actors to improve policy approaches and outcomes. Additionally, the policy-embedded learning framework can also account for outcome-oriented perspectives as the interaction of policy actors can lead to multiple learning outcomes. Finally,</w:t>
      </w:r>
      <w:r w:rsidR="00475534">
        <w:rPr>
          <w:rFonts w:ascii="Times New Roman" w:hAnsi="Times New Roman" w:cs="Times New Roman"/>
          <w:color w:val="000000" w:themeColor="text1"/>
        </w:rPr>
        <w:t xml:space="preserve"> </w:t>
      </w:r>
      <w:ins w:id="1099" w:author="Bishoy Zaki" w:date="2026-02-16T14:24:00Z" w16du:dateUtc="2026-02-16T13:24:00Z">
        <w:r w:rsidR="00475534">
          <w:rPr>
            <w:rFonts w:ascii="Times New Roman" w:hAnsi="Times New Roman" w:cs="Times New Roman"/>
            <w:color w:val="000000" w:themeColor="text1"/>
          </w:rPr>
          <w:t xml:space="preserve">taking an </w:t>
        </w:r>
      </w:ins>
      <w:r w:rsidR="00475534">
        <w:rPr>
          <w:rFonts w:ascii="Times New Roman" w:hAnsi="Times New Roman" w:cs="Times New Roman"/>
          <w:color w:val="000000" w:themeColor="text1"/>
        </w:rPr>
        <w:t xml:space="preserve">ideational </w:t>
      </w:r>
      <w:del w:id="1100" w:author="Bishoy Zaki" w:date="2026-02-16T14:24:00Z" w16du:dateUtc="2026-02-16T13:24:00Z">
        <w:r w:rsidR="001B54B5" w:rsidRPr="00EE26F4">
          <w:rPr>
            <w:rFonts w:ascii="Times New Roman" w:hAnsi="Times New Roman" w:cs="Times New Roman"/>
            <w:color w:val="000000" w:themeColor="text1"/>
          </w:rPr>
          <w:delText>learning involves</w:delText>
        </w:r>
      </w:del>
      <w:ins w:id="1101" w:author="Bishoy Zaki" w:date="2026-02-16T14:24:00Z" w16du:dateUtc="2026-02-16T13:24:00Z">
        <w:r w:rsidR="00475534">
          <w:rPr>
            <w:rFonts w:ascii="Times New Roman" w:hAnsi="Times New Roman" w:cs="Times New Roman"/>
            <w:color w:val="000000" w:themeColor="text1"/>
          </w:rPr>
          <w:t>approach, this model also port</w:t>
        </w:r>
        <w:r w:rsidR="00D57ED6">
          <w:rPr>
            <w:rFonts w:ascii="Times New Roman" w:hAnsi="Times New Roman" w:cs="Times New Roman"/>
            <w:color w:val="000000" w:themeColor="text1"/>
          </w:rPr>
          <w:t xml:space="preserve"> over well with</w:t>
        </w:r>
      </w:ins>
      <w:r w:rsidR="00D57ED6">
        <w:rPr>
          <w:rFonts w:ascii="Times New Roman" w:hAnsi="Times New Roman" w:cs="Times New Roman"/>
          <w:color w:val="000000" w:themeColor="text1"/>
        </w:rPr>
        <w:t xml:space="preserve"> the </w:t>
      </w:r>
      <w:del w:id="1102" w:author="Bishoy Zaki" w:date="2026-02-16T14:24:00Z" w16du:dateUtc="2026-02-16T13:24:00Z">
        <w:r w:rsidR="001B54B5" w:rsidRPr="00EE26F4">
          <w:rPr>
            <w:rFonts w:ascii="Times New Roman" w:hAnsi="Times New Roman" w:cs="Times New Roman"/>
            <w:color w:val="000000" w:themeColor="text1"/>
          </w:rPr>
          <w:delText>movement</w:delText>
        </w:r>
      </w:del>
      <w:ins w:id="1103" w:author="Bishoy Zaki" w:date="2026-02-16T14:24:00Z" w16du:dateUtc="2026-02-16T13:24:00Z">
        <w:r w:rsidR="00D57ED6">
          <w:rPr>
            <w:rFonts w:ascii="Times New Roman" w:hAnsi="Times New Roman" w:cs="Times New Roman"/>
            <w:color w:val="000000" w:themeColor="text1"/>
          </w:rPr>
          <w:t>mobility</w:t>
        </w:r>
      </w:ins>
      <w:r w:rsidR="00D57ED6">
        <w:rPr>
          <w:rFonts w:ascii="Times New Roman" w:hAnsi="Times New Roman" w:cs="Times New Roman"/>
          <w:color w:val="000000" w:themeColor="text1"/>
        </w:rPr>
        <w:t xml:space="preserve"> of ideas </w:t>
      </w:r>
      <w:ins w:id="1104" w:author="Bishoy Zaki" w:date="2026-02-16T14:24:00Z" w16du:dateUtc="2026-02-16T13:24:00Z">
        <w:r w:rsidR="00D57ED6">
          <w:rPr>
            <w:rFonts w:ascii="Times New Roman" w:hAnsi="Times New Roman" w:cs="Times New Roman"/>
            <w:color w:val="000000" w:themeColor="text1"/>
          </w:rPr>
          <w:t xml:space="preserve">as information signals across </w:t>
        </w:r>
      </w:ins>
      <w:r w:rsidRPr="0055433B">
        <w:rPr>
          <w:rFonts w:ascii="Times New Roman" w:hAnsi="Times New Roman" w:cs="Times New Roman"/>
          <w:color w:val="000000" w:themeColor="text1"/>
        </w:rPr>
        <w:t xml:space="preserve">across jurisdictions </w:t>
      </w:r>
      <w:ins w:id="1105" w:author="Bishoy Zaki" w:date="2026-02-16T14:24:00Z" w16du:dateUtc="2026-02-16T13:24:00Z">
        <w:r w:rsidR="00D57ED6">
          <w:rPr>
            <w:rFonts w:ascii="Times New Roman" w:hAnsi="Times New Roman" w:cs="Times New Roman"/>
            <w:color w:val="000000" w:themeColor="text1"/>
          </w:rPr>
          <w:t xml:space="preserve">and their interaction </w:t>
        </w:r>
      </w:ins>
      <w:r w:rsidRPr="0055433B">
        <w:rPr>
          <w:rFonts w:ascii="Times New Roman" w:hAnsi="Times New Roman" w:cs="Times New Roman"/>
          <w:color w:val="000000" w:themeColor="text1"/>
        </w:rPr>
        <w:t>within the various systems and structures where policymaking occurs.</w:t>
      </w:r>
    </w:p>
    <w:p w14:paraId="233EE706" w14:textId="73AB5BAE" w:rsidR="00486913" w:rsidRPr="00EE26F4" w:rsidRDefault="00314A80">
      <w:pPr>
        <w:rPr>
          <w:del w:id="1106" w:author="Bishoy Zaki" w:date="2026-02-16T14:24:00Z" w16du:dateUtc="2026-02-16T13:24:00Z"/>
          <w:rFonts w:ascii="Times New Roman" w:hAnsi="Times New Roman" w:cs="Times New Roman"/>
          <w:color w:val="000000" w:themeColor="text1"/>
        </w:rPr>
      </w:pPr>
      <w:ins w:id="1107" w:author="Bishoy Zaki" w:date="2026-02-16T14:24:00Z" w16du:dateUtc="2026-02-16T13:24:00Z">
        <w:r>
          <w:rPr>
            <w:rFonts w:ascii="Times New Roman" w:hAnsi="Times New Roman" w:cs="Times New Roman"/>
            <w:color w:val="000000" w:themeColor="text1"/>
          </w:rPr>
          <w:t xml:space="preserve"> </w:t>
        </w:r>
      </w:ins>
      <w:r w:rsidR="00266379" w:rsidRPr="0055433B">
        <w:rPr>
          <w:rFonts w:ascii="Times New Roman" w:hAnsi="Times New Roman" w:cs="Times New Roman"/>
          <w:color w:val="000000" w:themeColor="text1"/>
        </w:rPr>
        <w:t xml:space="preserve">Second, these fundamental dimensions </w:t>
      </w:r>
      <w:del w:id="1108" w:author="Bishoy Zaki" w:date="2026-02-16T14:24:00Z" w16du:dateUtc="2026-02-16T13:24:00Z">
        <w:r w:rsidR="001B54B5" w:rsidRPr="00EE26F4">
          <w:rPr>
            <w:rFonts w:ascii="Times New Roman" w:hAnsi="Times New Roman" w:cs="Times New Roman"/>
            <w:color w:val="000000" w:themeColor="text1"/>
          </w:rPr>
          <w:delText>should be ensured to</w:delText>
        </w:r>
      </w:del>
      <w:ins w:id="1109" w:author="Bishoy Zaki" w:date="2026-02-16T14:24:00Z" w16du:dateUtc="2026-02-16T13:24:00Z">
        <w:r>
          <w:rPr>
            <w:rFonts w:ascii="Times New Roman" w:hAnsi="Times New Roman" w:cs="Times New Roman"/>
            <w:color w:val="000000" w:themeColor="text1"/>
          </w:rPr>
          <w:t>also</w:t>
        </w:r>
      </w:ins>
      <w:r>
        <w:rPr>
          <w:rFonts w:ascii="Times New Roman" w:hAnsi="Times New Roman" w:cs="Times New Roman"/>
          <w:color w:val="000000" w:themeColor="text1"/>
        </w:rPr>
        <w:t xml:space="preserve"> </w:t>
      </w:r>
      <w:r w:rsidR="00266379" w:rsidRPr="0055433B">
        <w:rPr>
          <w:rFonts w:ascii="Times New Roman" w:hAnsi="Times New Roman" w:cs="Times New Roman"/>
          <w:color w:val="000000" w:themeColor="text1"/>
        </w:rPr>
        <w:t xml:space="preserve">apply to different analytical levels – micro, meso, and macro – depicted in </w:t>
      </w:r>
      <w:hyperlink w:anchor="tbl-learn-levels">
        <w:r w:rsidR="00486913" w:rsidRPr="0055433B">
          <w:rPr>
            <w:rFonts w:ascii="Times New Roman" w:hAnsi="Times New Roman" w:cs="Times New Roman"/>
            <w:color w:val="000000" w:themeColor="text1"/>
          </w:rPr>
          <w:t>Table 2.2</w:t>
        </w:r>
      </w:hyperlink>
      <w:r w:rsidR="00266379" w:rsidRPr="0055433B">
        <w:rPr>
          <w:rFonts w:ascii="Times New Roman" w:hAnsi="Times New Roman" w:cs="Times New Roman"/>
          <w:color w:val="000000" w:themeColor="text1"/>
        </w:rPr>
        <w:t xml:space="preserve">. Micro-level learning occurs at the level of individual policy actors, meso-level learning occurs within and across </w:t>
      </w:r>
      <w:del w:id="1110" w:author="Bishoy Zaki" w:date="2026-02-16T14:24:00Z" w16du:dateUtc="2026-02-16T13:24:00Z">
        <w:r w:rsidR="001B54B5" w:rsidRPr="00EE26F4">
          <w:rPr>
            <w:rFonts w:ascii="Times New Roman" w:hAnsi="Times New Roman" w:cs="Times New Roman"/>
            <w:color w:val="000000" w:themeColor="text1"/>
          </w:rPr>
          <w:delText>systems and structures, and</w:delText>
        </w:r>
      </w:del>
      <w:ins w:id="1111" w:author="Bishoy Zaki" w:date="2026-02-16T14:24:00Z" w16du:dateUtc="2026-02-16T13:24:00Z">
        <w:r w:rsidR="00BD7E13">
          <w:rPr>
            <w:rFonts w:ascii="Times New Roman" w:hAnsi="Times New Roman" w:cs="Times New Roman"/>
            <w:color w:val="000000" w:themeColor="text1"/>
          </w:rPr>
          <w:t>collectives,</w:t>
        </w:r>
        <w:r w:rsidR="00D21AF9">
          <w:rPr>
            <w:rFonts w:ascii="Times New Roman" w:hAnsi="Times New Roman" w:cs="Times New Roman"/>
            <w:color w:val="000000" w:themeColor="text1"/>
          </w:rPr>
          <w:t xml:space="preserve"> while</w:t>
        </w:r>
      </w:ins>
      <w:r w:rsidR="00266379" w:rsidRPr="0055433B">
        <w:rPr>
          <w:rFonts w:ascii="Times New Roman" w:hAnsi="Times New Roman" w:cs="Times New Roman"/>
          <w:color w:val="000000" w:themeColor="text1"/>
        </w:rPr>
        <w:t xml:space="preserve"> macro-level learning takes place across an entire system. Thus,</w:t>
      </w:r>
      <w:r w:rsidR="00D21AF9">
        <w:rPr>
          <w:rFonts w:ascii="Times New Roman" w:hAnsi="Times New Roman" w:cs="Times New Roman"/>
          <w:color w:val="000000" w:themeColor="text1"/>
        </w:rPr>
        <w:t xml:space="preserve"> </w:t>
      </w:r>
      <w:del w:id="1112" w:author="Bishoy Zaki" w:date="2026-02-16T14:24:00Z" w16du:dateUtc="2026-02-16T13:24:00Z">
        <w:r w:rsidR="001B54B5" w:rsidRPr="00EE26F4">
          <w:rPr>
            <w:rFonts w:ascii="Times New Roman" w:hAnsi="Times New Roman" w:cs="Times New Roman"/>
            <w:color w:val="000000" w:themeColor="text1"/>
          </w:rPr>
          <w:delText xml:space="preserve">they could be aggregated to </w:delText>
        </w:r>
      </w:del>
      <w:ins w:id="1113" w:author="Bishoy Zaki" w:date="2026-02-16T14:24:00Z" w16du:dateUtc="2026-02-16T13:24:00Z">
        <w:r w:rsidR="00D21AF9">
          <w:rPr>
            <w:rFonts w:ascii="Times New Roman" w:hAnsi="Times New Roman" w:cs="Times New Roman"/>
            <w:color w:val="000000" w:themeColor="text1"/>
          </w:rPr>
          <w:t xml:space="preserve">by tracing the role of information and knowledge therein, this model helps </w:t>
        </w:r>
      </w:ins>
      <w:r w:rsidR="00D21AF9">
        <w:rPr>
          <w:rFonts w:ascii="Times New Roman" w:hAnsi="Times New Roman" w:cs="Times New Roman"/>
          <w:color w:val="000000" w:themeColor="text1"/>
        </w:rPr>
        <w:t xml:space="preserve">trace </w:t>
      </w:r>
      <w:del w:id="1114" w:author="Bishoy Zaki" w:date="2026-02-16T14:24:00Z" w16du:dateUtc="2026-02-16T13:24:00Z">
        <w:r w:rsidR="001B54B5" w:rsidRPr="00EE26F4">
          <w:rPr>
            <w:rFonts w:ascii="Times New Roman" w:hAnsi="Times New Roman" w:cs="Times New Roman"/>
            <w:color w:val="000000" w:themeColor="text1"/>
          </w:rPr>
          <w:delText xml:space="preserve">the relationship between policy </w:delText>
        </w:r>
      </w:del>
      <w:r w:rsidR="00D21AF9">
        <w:rPr>
          <w:rFonts w:ascii="Times New Roman" w:hAnsi="Times New Roman" w:cs="Times New Roman"/>
          <w:color w:val="000000" w:themeColor="text1"/>
        </w:rPr>
        <w:t xml:space="preserve">learning </w:t>
      </w:r>
      <w:del w:id="1115" w:author="Bishoy Zaki" w:date="2026-02-16T14:24:00Z" w16du:dateUtc="2026-02-16T13:24:00Z">
        <w:r w:rsidR="001B54B5" w:rsidRPr="00EE26F4">
          <w:rPr>
            <w:rFonts w:ascii="Times New Roman" w:hAnsi="Times New Roman" w:cs="Times New Roman"/>
            <w:color w:val="000000" w:themeColor="text1"/>
          </w:rPr>
          <w:delText>and its</w:delText>
        </w:r>
      </w:del>
      <w:ins w:id="1116" w:author="Bishoy Zaki" w:date="2026-02-16T14:24:00Z" w16du:dateUtc="2026-02-16T13:24:00Z">
        <w:r w:rsidR="00D21AF9">
          <w:rPr>
            <w:rFonts w:ascii="Times New Roman" w:hAnsi="Times New Roman" w:cs="Times New Roman"/>
            <w:color w:val="000000" w:themeColor="text1"/>
          </w:rPr>
          <w:t>across multiple levels,</w:t>
        </w:r>
        <w:r w:rsidR="008C7957">
          <w:rPr>
            <w:rFonts w:ascii="Times New Roman" w:hAnsi="Times New Roman" w:cs="Times New Roman"/>
            <w:color w:val="000000" w:themeColor="text1"/>
          </w:rPr>
          <w:t xml:space="preserve"> leading to particular</w:t>
        </w:r>
      </w:ins>
      <w:r w:rsidR="008C7957">
        <w:rPr>
          <w:rFonts w:ascii="Times New Roman" w:hAnsi="Times New Roman" w:cs="Times New Roman"/>
          <w:color w:val="000000" w:themeColor="text1"/>
        </w:rPr>
        <w:t xml:space="preserve"> outcomes</w:t>
      </w:r>
      <w:del w:id="1117" w:author="Bishoy Zaki" w:date="2026-02-16T14:24:00Z" w16du:dateUtc="2026-02-16T13:24:00Z">
        <w:r w:rsidR="001B54B5" w:rsidRPr="00EE26F4">
          <w:rPr>
            <w:rFonts w:ascii="Times New Roman" w:hAnsi="Times New Roman" w:cs="Times New Roman"/>
            <w:color w:val="000000" w:themeColor="text1"/>
          </w:rPr>
          <w:delText xml:space="preserve"> more comprehensively.</w:delText>
        </w:r>
      </w:del>
    </w:p>
    <w:p w14:paraId="233EE707" w14:textId="2573FEF3" w:rsidR="00486913" w:rsidRPr="0055433B" w:rsidRDefault="008C7957">
      <w:pPr>
        <w:spacing w:line="480" w:lineRule="auto"/>
        <w:ind w:firstLine="720"/>
        <w:jc w:val="both"/>
        <w:rPr>
          <w:rFonts w:ascii="Times New Roman" w:hAnsi="Times New Roman" w:cs="Times New Roman"/>
          <w:color w:val="000000" w:themeColor="text1"/>
        </w:rPr>
        <w:pPrChange w:id="1118" w:author="Bishoy Zaki" w:date="2026-02-16T14:24:00Z" w16du:dateUtc="2026-02-16T13:24:00Z">
          <w:pPr/>
        </w:pPrChange>
      </w:pPr>
      <w:ins w:id="1119" w:author="Bishoy Zaki" w:date="2026-02-16T14:24:00Z" w16du:dateUtc="2026-02-16T13:24:00Z">
        <w:r>
          <w:rPr>
            <w:rFonts w:ascii="Times New Roman" w:hAnsi="Times New Roman" w:cs="Times New Roman"/>
            <w:color w:val="000000" w:themeColor="text1"/>
          </w:rPr>
          <w:t xml:space="preserve">, especially through drawing on existing scholarship that outlines the mechanisms of </w:t>
        </w:r>
        <w:r w:rsidR="00D71E7A">
          <w:rPr>
            <w:rFonts w:ascii="Times New Roman" w:hAnsi="Times New Roman" w:cs="Times New Roman"/>
            <w:color w:val="000000" w:themeColor="text1"/>
          </w:rPr>
          <w:t xml:space="preserve">learning aggregation within and across levels (see Heikkila &amp; Gerlak, 2013; Dunlop &amp; Radaelli, 2017). </w:t>
        </w:r>
      </w:ins>
      <w:r w:rsidR="00266379" w:rsidRPr="0055433B">
        <w:rPr>
          <w:rFonts w:ascii="Times New Roman" w:hAnsi="Times New Roman" w:cs="Times New Roman"/>
          <w:color w:val="000000" w:themeColor="text1"/>
        </w:rPr>
        <w:t>Third, and relatedly, it provides the ability to address the key limitation of several existing approaches to learning in the public policy literature, which has been largely borrowed from cognitive functional psychology, where learning is understood in terms of the impact of experience on behavior or as materializing as enduring changes in the mechanisms of behavior (Lachman, 1997; Ormrod, 2019). The cognitive approach, while having its benefits, endures fundamental issues in providing the ability to analytically separate the learning process from its outcomes, mainly due to the inherently obscured causal pathways between experience, behavioral change, and learning on the one hand, and the latencies between cues and perceived outcomes on the other (De Houwer, 2011; De Houwer et al., 2013). These issues become exacerbated once the same approach is ported over to a messy and politicized context as that of policymaking (Zaki et al., 2022).</w:t>
      </w:r>
    </w:p>
    <w:p w14:paraId="233EE708" w14:textId="0947E63A" w:rsidR="00486913" w:rsidRPr="0055433B" w:rsidRDefault="00266379">
      <w:pPr>
        <w:spacing w:line="480" w:lineRule="auto"/>
        <w:ind w:firstLine="720"/>
        <w:jc w:val="both"/>
        <w:rPr>
          <w:rFonts w:ascii="Times New Roman" w:hAnsi="Times New Roman" w:cs="Times New Roman"/>
          <w:color w:val="000000" w:themeColor="text1"/>
        </w:rPr>
        <w:pPrChange w:id="1120" w:author="Bishoy Zaki" w:date="2026-02-16T14:24:00Z" w16du:dateUtc="2026-02-16T13:24:00Z">
          <w:pPr/>
        </w:pPrChange>
      </w:pPr>
      <w:r w:rsidRPr="0055433B">
        <w:rPr>
          <w:rFonts w:ascii="Times New Roman" w:hAnsi="Times New Roman" w:cs="Times New Roman"/>
          <w:color w:val="000000" w:themeColor="text1"/>
        </w:rPr>
        <w:t>With the three elements discussed above in place, the policy-embedded</w:t>
      </w:r>
      <w:ins w:id="1121" w:author="Bishoy Zaki" w:date="2026-02-16T14:24:00Z" w16du:dateUtc="2026-02-16T13:24:00Z">
        <w:r w:rsidRPr="0055433B">
          <w:rPr>
            <w:rFonts w:ascii="Times New Roman" w:hAnsi="Times New Roman" w:cs="Times New Roman"/>
            <w:color w:val="000000" w:themeColor="text1"/>
          </w:rPr>
          <w:t xml:space="preserve"> </w:t>
        </w:r>
        <w:r w:rsidR="00D04297">
          <w:rPr>
            <w:rFonts w:ascii="Times New Roman" w:hAnsi="Times New Roman" w:cs="Times New Roman"/>
            <w:color w:val="000000" w:themeColor="text1"/>
          </w:rPr>
          <w:t>learning</w:t>
        </w:r>
      </w:ins>
      <w:r w:rsidR="00D04297">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 xml:space="preserve">framework to learning places a premium on the role of information processing in shaping learning processes and outcomes while accounting for the interplay between policymaking contexts, as well as different levels of structures surrounding the learning process, including micro-foundational such as prior beliefs, biases, heuristics and sense-making frames, as well as more systemic structures such as institutional setups, rules, and governance structures. The emphasis on information and knowledge in this approach, as well as in the broader policy learning literature, can be attributed to its core role in shaping policy actors’ understanding of policy </w:t>
      </w:r>
      <w:r w:rsidRPr="0055433B">
        <w:rPr>
          <w:rFonts w:ascii="Times New Roman" w:hAnsi="Times New Roman" w:cs="Times New Roman"/>
          <w:color w:val="000000" w:themeColor="text1"/>
        </w:rPr>
        <w:lastRenderedPageBreak/>
        <w:t>problems and, thus, their patterns of cognitive update and changes in policy behavior. For example, literature shows that various features of the information fed into the learning process (e.g., its disciplinary nature, complexity, accessibility, robustness, and credibility) and the cognitive frameworks through which it is processed or filtered (e.g., biases, heuristics, prior beliefs, and policy preferences) significantly influence learning outcomes (Malkamäki et al., 2021; Moyson, 2017, 2018; Nowlin, 2021, 2024; Wagner &amp; Ylä-Anttila, 2020; Zaki et al., 2022).</w:t>
      </w:r>
    </w:p>
    <w:p w14:paraId="233EE709" w14:textId="77777777" w:rsidR="00486913" w:rsidRPr="0055433B" w:rsidRDefault="00266379">
      <w:pPr>
        <w:spacing w:line="480" w:lineRule="auto"/>
        <w:ind w:firstLine="720"/>
        <w:jc w:val="both"/>
        <w:rPr>
          <w:rFonts w:ascii="Times New Roman" w:hAnsi="Times New Roman" w:cs="Times New Roman"/>
          <w:color w:val="000000" w:themeColor="text1"/>
        </w:rPr>
        <w:pPrChange w:id="1122" w:author="Bishoy Zaki" w:date="2026-02-16T14:24:00Z" w16du:dateUtc="2026-02-16T13:24:00Z">
          <w:pPr/>
        </w:pPrChange>
      </w:pPr>
      <w:r w:rsidRPr="0055433B">
        <w:rPr>
          <w:rFonts w:ascii="Times New Roman" w:hAnsi="Times New Roman" w:cs="Times New Roman"/>
          <w:color w:val="000000" w:themeColor="text1"/>
        </w:rPr>
        <w:t>Having established a conceptual approach to information-processing-based policy learning and emphasizing the centrality of information and information processing therein, we next focus on the role of information and information processing in learning, including its availability and how it is processed in a collective context.</w:t>
      </w:r>
    </w:p>
    <w:p w14:paraId="233EE70A" w14:textId="77777777" w:rsidR="00486913" w:rsidRPr="00FF48EE" w:rsidRDefault="00266379">
      <w:pPr>
        <w:rPr>
          <w:rFonts w:ascii="Times New Roman" w:hAnsi="Times New Roman"/>
          <w:b/>
          <w:color w:val="000000" w:themeColor="text1"/>
          <w:rPrChange w:id="1123" w:author="Bishoy Zaki" w:date="2026-02-16T14:24:00Z" w16du:dateUtc="2026-02-16T13:24:00Z">
            <w:rPr>
              <w:rFonts w:ascii="Times New Roman" w:hAnsi="Times New Roman"/>
              <w:color w:val="000000" w:themeColor="text1"/>
            </w:rPr>
          </w:rPrChange>
        </w:rPr>
      </w:pPr>
      <w:bookmarkStart w:id="1124" w:name="information-processing"/>
      <w:bookmarkEnd w:id="1087"/>
      <w:r w:rsidRPr="00FF48EE">
        <w:rPr>
          <w:rFonts w:ascii="Times New Roman" w:hAnsi="Times New Roman"/>
          <w:b/>
          <w:color w:val="000000" w:themeColor="text1"/>
          <w:rPrChange w:id="1125" w:author="Bishoy Zaki" w:date="2026-02-16T14:24:00Z" w16du:dateUtc="2026-02-16T13:24:00Z">
            <w:rPr>
              <w:rFonts w:ascii="Times New Roman" w:hAnsi="Times New Roman"/>
              <w:color w:val="000000" w:themeColor="text1"/>
            </w:rPr>
          </w:rPrChange>
        </w:rPr>
        <w:t>5.3 Information Processing</w:t>
      </w:r>
    </w:p>
    <w:p w14:paraId="233EE70B" w14:textId="069CA672" w:rsidR="00486913" w:rsidRPr="0055433B" w:rsidRDefault="001B54B5">
      <w:pPr>
        <w:spacing w:line="480" w:lineRule="auto"/>
        <w:ind w:firstLine="720"/>
        <w:jc w:val="both"/>
        <w:rPr>
          <w:rFonts w:ascii="Times New Roman" w:hAnsi="Times New Roman" w:cs="Times New Roman"/>
          <w:color w:val="000000" w:themeColor="text1"/>
        </w:rPr>
        <w:pPrChange w:id="1126" w:author="Bishoy Zaki" w:date="2026-02-16T14:24:00Z" w16du:dateUtc="2026-02-16T13:24:00Z">
          <w:pPr/>
        </w:pPrChange>
      </w:pPr>
      <w:del w:id="1127" w:author="Bishoy Zaki" w:date="2026-02-16T14:24:00Z" w16du:dateUtc="2026-02-16T13:24:00Z">
        <w:r w:rsidRPr="00EE26F4">
          <w:rPr>
            <w:rFonts w:ascii="Times New Roman" w:hAnsi="Times New Roman" w:cs="Times New Roman"/>
            <w:color w:val="000000" w:themeColor="text1"/>
          </w:rPr>
          <w:delText>The</w:delText>
        </w:r>
      </w:del>
      <w:ins w:id="1128" w:author="Bishoy Zaki" w:date="2026-02-16T14:24:00Z" w16du:dateUtc="2026-02-16T13:24:00Z">
        <w:r w:rsidR="00FF48EE">
          <w:rPr>
            <w:rFonts w:ascii="Times New Roman" w:hAnsi="Times New Roman" w:cs="Times New Roman"/>
            <w:color w:val="000000" w:themeColor="text1"/>
          </w:rPr>
          <w:t>As earlier noted, t</w:t>
        </w:r>
        <w:r w:rsidR="00266379" w:rsidRPr="0055433B">
          <w:rPr>
            <w:rFonts w:ascii="Times New Roman" w:hAnsi="Times New Roman" w:cs="Times New Roman"/>
            <w:color w:val="000000" w:themeColor="text1"/>
          </w:rPr>
          <w:t>he</w:t>
        </w:r>
      </w:ins>
      <w:r w:rsidR="00266379" w:rsidRPr="0055433B">
        <w:rPr>
          <w:rFonts w:ascii="Times New Roman" w:hAnsi="Times New Roman" w:cs="Times New Roman"/>
          <w:color w:val="000000" w:themeColor="text1"/>
        </w:rPr>
        <w:t xml:space="preserve"> work on information processing in policy process research has been developed by scholars using the Punctuated Equilibrium Theory (PET) of the policy process (Baumgartner et al., 2023; Baumgartner &amp; Jones, 1993, 2015; Jones &amp; Baumgartner, 2005b, 2012). PET explains policy processes that involve periods of stability and incremental change coupled with periods of significant, rapid, and punctuated change. In brief, PET posits that stability and incremental change are a product of issues being contained within a subsystem, and punctuations occur as issues move between a subsystem and the macro-institutions of policymaking through positive feedback, changing policy images, shifting policy venues, and/or new policy actors becoming engaged. As such, this has helped PET expand into a theory of information processing and attention in political systems.</w:t>
      </w:r>
    </w:p>
    <w:p w14:paraId="233EE70C" w14:textId="596F558D" w:rsidR="00486913" w:rsidRPr="0055433B" w:rsidRDefault="00266379">
      <w:pPr>
        <w:spacing w:line="480" w:lineRule="auto"/>
        <w:ind w:firstLine="720"/>
        <w:jc w:val="both"/>
        <w:rPr>
          <w:rFonts w:ascii="Times New Roman" w:hAnsi="Times New Roman" w:cs="Times New Roman"/>
          <w:color w:val="000000" w:themeColor="text1"/>
        </w:rPr>
        <w:pPrChange w:id="1129" w:author="Bishoy Zaki" w:date="2026-02-16T14:24:00Z" w16du:dateUtc="2026-02-16T13:24:00Z">
          <w:pPr/>
        </w:pPrChange>
      </w:pPr>
      <w:r w:rsidRPr="0055433B">
        <w:rPr>
          <w:rFonts w:ascii="Times New Roman" w:hAnsi="Times New Roman" w:cs="Times New Roman"/>
          <w:color w:val="000000" w:themeColor="text1"/>
        </w:rPr>
        <w:t xml:space="preserve">Information and information processing for policymaking include a sender of the information and a receiver of the information. In general, information for policymaking is imperfect, costly, and asymmetric (Baumgartner &amp; Jones, 2015). The imperfection of information </w:t>
      </w:r>
      <w:del w:id="1130" w:author="Bishoy Zaki" w:date="2026-02-16T14:24:00Z" w16du:dateUtc="2026-02-16T13:24:00Z">
        <w:r w:rsidR="001B54B5" w:rsidRPr="00EE26F4">
          <w:rPr>
            <w:rFonts w:ascii="Times New Roman" w:hAnsi="Times New Roman" w:cs="Times New Roman"/>
            <w:color w:val="000000" w:themeColor="text1"/>
          </w:rPr>
          <w:delText>is because of</w:delText>
        </w:r>
      </w:del>
      <w:ins w:id="1131" w:author="Bishoy Zaki" w:date="2026-02-16T14:24:00Z" w16du:dateUtc="2026-02-16T13:24:00Z">
        <w:r w:rsidR="00164D2C">
          <w:rPr>
            <w:rFonts w:ascii="Times New Roman" w:hAnsi="Times New Roman" w:cs="Times New Roman"/>
            <w:color w:val="000000" w:themeColor="text1"/>
          </w:rPr>
          <w:t>owes to</w:t>
        </w:r>
      </w:ins>
      <w:r w:rsidR="00164D2C">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 xml:space="preserve">the knowledge and cognitive limitations of humans; individuals can’t acquire all the information required to fully understand all the relevant dimensions and possible outcomes associated with a decision. As a result, individuals </w:t>
      </w:r>
      <w:r w:rsidRPr="0055433B">
        <w:rPr>
          <w:rFonts w:ascii="Times New Roman" w:hAnsi="Times New Roman" w:cs="Times New Roman"/>
          <w:color w:val="000000" w:themeColor="text1"/>
        </w:rPr>
        <w:lastRenderedPageBreak/>
        <w:t>“satisfice,” or acquire information until they are satisfied that they have enough knowledge to make a decision (Simon, 1955, 1997). Additionally, information is costly for both the sender and the receiver. For the sender, the costs of information involve its acquisition, and for the receiver the costs are associated with processing. Often the sender has developed, at great cost, some expertise about the policy issue that other policy actors do not have. As a result, information for policymaking is typically asymmetric since equal knowledge about an issue is not shared among all policy actors (Krehbiel, 1991).</w:t>
      </w:r>
    </w:p>
    <w:p w14:paraId="704129B1" w14:textId="4BA9E56D" w:rsidR="00436AD7" w:rsidRPr="0055433B" w:rsidRDefault="00266379">
      <w:pPr>
        <w:spacing w:line="480" w:lineRule="auto"/>
        <w:ind w:firstLine="720"/>
        <w:jc w:val="both"/>
        <w:rPr>
          <w:rFonts w:ascii="Times New Roman" w:hAnsi="Times New Roman" w:cs="Times New Roman"/>
          <w:color w:val="000000" w:themeColor="text1"/>
        </w:rPr>
        <w:pPrChange w:id="1132" w:author="Bishoy Zaki" w:date="2026-02-16T14:24:00Z" w16du:dateUtc="2026-02-16T13:24:00Z">
          <w:pPr/>
        </w:pPrChange>
      </w:pPr>
      <w:r w:rsidRPr="0055433B">
        <w:rPr>
          <w:rFonts w:ascii="Times New Roman" w:hAnsi="Times New Roman" w:cs="Times New Roman"/>
          <w:color w:val="000000" w:themeColor="text1"/>
        </w:rPr>
        <w:t>Another important component of information for policymaking is its supply. Information may be private or public and keeping or sharing information is a strategic decision for policy actors. For example, a policy actor with expertise about a policy issue may keep some information private so that they can influence policy decisions towards their preferences (e.g., Niskanen, 1971). However, if a policy actor is not providing information other actors will likely rush to fill in the gap. Therefore, information in policymaking tends to have an abundant supply because policy actors find it in their interest to be public about their knowledge in an effort to shape how policy issues are defined (Baumgartner &amp; Jones, 2015; Workman et al., 2009). An additional factor shaping the abundant supply of information are the various government agencies that have been created to collect a vast array of information about societal issues</w:t>
      </w:r>
      <w:r w:rsidR="006C71A9">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(Workman,</w:t>
      </w:r>
      <w:del w:id="1133" w:author="Bishoy Zaki" w:date="2026-02-16T14:24:00Z" w16du:dateUtc="2026-02-16T13:24:00Z">
        <w:r w:rsidR="001B54B5" w:rsidRPr="00EE26F4">
          <w:rPr>
            <w:rFonts w:ascii="Times New Roman" w:hAnsi="Times New Roman" w:cs="Times New Roman"/>
            <w:color w:val="000000" w:themeColor="text1"/>
          </w:rPr>
          <w:delText xml:space="preserve"> </w:delText>
        </w:r>
      </w:del>
      <w:r w:rsidRPr="0055433B">
        <w:rPr>
          <w:rFonts w:ascii="Times New Roman" w:hAnsi="Times New Roman" w:cs="Times New Roman"/>
          <w:color w:val="000000" w:themeColor="text1"/>
        </w:rPr>
        <w:t>2015).</w:t>
      </w:r>
      <w:del w:id="1134" w:author="Bishoy Zaki" w:date="2026-02-16T14:24:00Z" w16du:dateUtc="2026-02-16T13:24:00Z">
        <w:r w:rsidR="001B54B5" w:rsidRPr="00EE26F4">
          <w:rPr>
            <w:rFonts w:ascii="Times New Roman" w:hAnsi="Times New Roman" w:cs="Times New Roman"/>
            <w:color w:val="000000" w:themeColor="text1"/>
          </w:rPr>
          <w:br/>
        </w:r>
      </w:del>
    </w:p>
    <w:p w14:paraId="233EE70D" w14:textId="04A95C28" w:rsidR="00486913" w:rsidRPr="0055433B" w:rsidRDefault="00266379">
      <w:pPr>
        <w:spacing w:line="480" w:lineRule="auto"/>
        <w:ind w:firstLine="720"/>
        <w:jc w:val="both"/>
        <w:rPr>
          <w:rFonts w:ascii="Times New Roman" w:hAnsi="Times New Roman" w:cs="Times New Roman"/>
          <w:color w:val="000000" w:themeColor="text1"/>
        </w:rPr>
        <w:pPrChange w:id="1135" w:author="Bishoy Zaki" w:date="2026-02-16T14:24:00Z" w16du:dateUtc="2026-02-16T13:24:00Z">
          <w:pPr/>
        </w:pPrChange>
      </w:pPr>
      <w:r w:rsidRPr="0055433B">
        <w:rPr>
          <w:rFonts w:ascii="Times New Roman" w:hAnsi="Times New Roman" w:cs="Times New Roman"/>
          <w:color w:val="000000" w:themeColor="text1"/>
        </w:rPr>
        <w:t xml:space="preserve">Given the incentives for policy actors to share information, information is not a scarce resource for policymaking. Indeed, policy actors and policymaking institutions are bombarded with information from various sources. As a result, information and the prioritization and processing of information are key to the policy process (Workman et al., 2009). In the information processing approach, information is understood as “signals of change” that emanate from the broader societal environment, and information processing is the “collecting, assembling, interpreting, and prioritizing” of those signals (Jones &amp; Baumgartner, 2005b, p. 7). Information signals that flow into the policymaking system vary but can be categorized as belonging to one of the streams identified by the Multiple Streams Framework (Herweg et al., 2023; Kingdon, 1984), </w:t>
      </w:r>
      <w:r w:rsidRPr="0055433B">
        <w:rPr>
          <w:rFonts w:ascii="Times New Roman" w:hAnsi="Times New Roman" w:cs="Times New Roman"/>
          <w:color w:val="000000" w:themeColor="text1"/>
        </w:rPr>
        <w:lastRenderedPageBreak/>
        <w:t>including information about the problem, possible policy approaches or solutions, and the politics surrounding the issue (Nowlin, 2019). Information processing involves processing these signals; however, given that the supply of information possibly relevant for policymaking is large, neither individuals nor institutions can adequately process the vast number of information signals they receive.</w:t>
      </w:r>
    </w:p>
    <w:p w14:paraId="233EE70E" w14:textId="77777777" w:rsidR="00486913" w:rsidRPr="0055433B" w:rsidRDefault="00266379">
      <w:pPr>
        <w:spacing w:line="480" w:lineRule="auto"/>
        <w:ind w:firstLine="720"/>
        <w:jc w:val="both"/>
        <w:rPr>
          <w:rFonts w:ascii="Times New Roman" w:hAnsi="Times New Roman" w:cs="Times New Roman"/>
          <w:color w:val="000000" w:themeColor="text1"/>
        </w:rPr>
        <w:pPrChange w:id="1136" w:author="Bishoy Zaki" w:date="2026-02-16T14:24:00Z" w16du:dateUtc="2026-02-16T13:24:00Z">
          <w:pPr/>
        </w:pPrChange>
      </w:pPr>
      <w:r w:rsidRPr="0055433B">
        <w:rPr>
          <w:rFonts w:ascii="Times New Roman" w:hAnsi="Times New Roman" w:cs="Times New Roman"/>
          <w:color w:val="000000" w:themeColor="text1"/>
        </w:rPr>
        <w:t>Attention to only some information signals, because of the inability of actors or institutions to attend to all information, becomes a key limiting factor for how information is translated into policy learning and, ultimately, to policy change or stability. Individuals and institutions have limited capacity to process all relevant and available information. In addition, policymaking institutions impose costs that add friction to the process of translating information into policy action (Jones &amp; Baumgartner, 2005b). These dynamics lead to disproportionate information processing, where some signals are overemphasized while others are ignored or de-emphasized (Jones &amp; Baumgartner, 2005b; Jones &amp; Thomas, 2012; Walgrave &amp; Dejaeghere, 2016). Disproportionate information processing limits the policy learning that could occur from potentially relevant information.</w:t>
      </w:r>
    </w:p>
    <w:p w14:paraId="233EE70F" w14:textId="77777777" w:rsidR="00486913" w:rsidRPr="0055433B" w:rsidRDefault="00266379">
      <w:pPr>
        <w:spacing w:line="480" w:lineRule="auto"/>
        <w:ind w:firstLine="720"/>
        <w:jc w:val="both"/>
        <w:rPr>
          <w:rFonts w:ascii="Times New Roman" w:hAnsi="Times New Roman" w:cs="Times New Roman"/>
          <w:color w:val="000000" w:themeColor="text1"/>
        </w:rPr>
        <w:pPrChange w:id="1137" w:author="Bishoy Zaki" w:date="2026-02-16T14:24:00Z" w16du:dateUtc="2026-02-16T13:24:00Z">
          <w:pPr/>
        </w:pPrChange>
      </w:pPr>
      <w:r w:rsidRPr="0055433B">
        <w:rPr>
          <w:rFonts w:ascii="Times New Roman" w:hAnsi="Times New Roman" w:cs="Times New Roman"/>
          <w:color w:val="000000" w:themeColor="text1"/>
        </w:rPr>
        <w:t>Several factors limit the ability of individuals to process all relevant information, with the most notable being the bounded-rationality of individuals (Jones, 2002). In addition, attention to some information signals rather than others is driven by policy actors’ beliefs, biases, and motivations. Actors motivated by accuracy would likely process information differently than those motivated to reach or maintain a specific conclusion or predetermined policy choices (Druckman &amp; McGrath, 2019; Kunda, 1990; Zaki &amp; Wayenberg, 2021). Along similar lines, prior beliefs can shape how policy actors process information, as they likely weight information based on its accordance with policy beliefs, as shown in Chapter 4.</w:t>
      </w:r>
    </w:p>
    <w:p w14:paraId="233EE710" w14:textId="77777777" w:rsidR="00486913" w:rsidRPr="0055433B" w:rsidRDefault="00266379">
      <w:pPr>
        <w:spacing w:line="480" w:lineRule="auto"/>
        <w:ind w:firstLine="720"/>
        <w:jc w:val="both"/>
        <w:rPr>
          <w:rFonts w:ascii="Times New Roman" w:hAnsi="Times New Roman" w:cs="Times New Roman"/>
          <w:color w:val="000000" w:themeColor="text1"/>
        </w:rPr>
        <w:pPrChange w:id="1138" w:author="Bishoy Zaki" w:date="2026-02-16T14:24:00Z" w16du:dateUtc="2026-02-16T13:24:00Z">
          <w:pPr/>
        </w:pPrChange>
      </w:pPr>
      <w:r w:rsidRPr="0055433B">
        <w:rPr>
          <w:rFonts w:ascii="Times New Roman" w:hAnsi="Times New Roman" w:cs="Times New Roman"/>
          <w:color w:val="000000" w:themeColor="text1"/>
        </w:rPr>
        <w:t xml:space="preserve">The nature of political institutions – the rules that govern collective action and shape collective outcomes – also constrain information processing by imposing costs on collective choices, including decision costs and transaction costs (Jones &amp; Baumgartner, 2005b). Decision costs are the costs associated with decision-making, or coming to an agreement. These costs involve the bargaining and persuasion </w:t>
      </w:r>
      <w:r w:rsidRPr="0055433B">
        <w:rPr>
          <w:rFonts w:ascii="Times New Roman" w:hAnsi="Times New Roman" w:cs="Times New Roman"/>
          <w:color w:val="000000" w:themeColor="text1"/>
        </w:rPr>
        <w:lastRenderedPageBreak/>
        <w:t>needed to reach a decision. However, most notable are the decision costs imposed by the structure of policymaking institutions and the level of agreement that is necessary to decide. Systems and structures that have separation of powers, shared authority spread across multiple institutions, and several veto points impose high decision costs (Tsebelis, 2002). Decision costs also include the transaction costs associated with policy legitimation (e.g., voting on a bill, or promulgating a rule) that are incurred once a decision is made (Jones &amp; Baumgartner, 2005b).</w:t>
      </w:r>
    </w:p>
    <w:p w14:paraId="233EE711" w14:textId="77777777" w:rsidR="00486913" w:rsidRPr="0055433B" w:rsidRDefault="00266379">
      <w:pPr>
        <w:spacing w:line="480" w:lineRule="auto"/>
        <w:ind w:firstLine="720"/>
        <w:jc w:val="both"/>
        <w:rPr>
          <w:rFonts w:ascii="Times New Roman" w:hAnsi="Times New Roman" w:cs="Times New Roman"/>
          <w:color w:val="000000" w:themeColor="text1"/>
        </w:rPr>
        <w:pPrChange w:id="1139" w:author="Bishoy Zaki" w:date="2026-02-16T14:24:00Z" w16du:dateUtc="2026-02-16T13:24:00Z">
          <w:pPr/>
        </w:pPrChange>
      </w:pPr>
      <w:r w:rsidRPr="0055433B">
        <w:rPr>
          <w:rFonts w:ascii="Times New Roman" w:hAnsi="Times New Roman" w:cs="Times New Roman"/>
          <w:color w:val="000000" w:themeColor="text1"/>
        </w:rPr>
        <w:t>Two other types of costs are also present: information costs and cognitive costs. Information costs involve costs associated with the search for relevant information for decision-making, and cognitive costs are related to the inability of actors and institutions to process all of the relevant information (Jones &amp; Baumgartner, 2005b). These costs are incurred once it becomes apparent that a decision, or a policy change needs to be made. As noted, actors and institutions have more information about problems, policies, and politics than they are able to process, yet as attention to a problem arises policy actors search for information about the problem. For example, the fact that the concentration of greenhouse gases is rising in the atmosphere due to human activity is an information signal within the “problem” information stream (Herweg et al., 2023; Kingdon, 1984; Nowlin, 2019). Yet, that information is largely unnoticed until the issue of climate change starts to receive attention from a broad array of policy actors and institutions and becomes salient (i.e., placed on the policymaking agenda) (Jones &amp; Baumgartner, 2005a, 2005b; see Kingdon, 1984). Search and cognitive costs limit which additional information signals are processed prior to a decision or policy change.</w:t>
      </w:r>
    </w:p>
    <w:p w14:paraId="233EE712" w14:textId="77777777" w:rsidR="00486913" w:rsidRPr="0055433B" w:rsidRDefault="00266379">
      <w:pPr>
        <w:spacing w:line="480" w:lineRule="auto"/>
        <w:ind w:firstLine="720"/>
        <w:jc w:val="both"/>
        <w:rPr>
          <w:rFonts w:ascii="Times New Roman" w:hAnsi="Times New Roman" w:cs="Times New Roman"/>
          <w:color w:val="000000" w:themeColor="text1"/>
        </w:rPr>
        <w:pPrChange w:id="1140" w:author="Bishoy Zaki" w:date="2026-02-16T14:24:00Z" w16du:dateUtc="2026-02-16T13:24:00Z">
          <w:pPr/>
        </w:pPrChange>
      </w:pPr>
      <w:r w:rsidRPr="0055433B">
        <w:rPr>
          <w:rFonts w:ascii="Times New Roman" w:hAnsi="Times New Roman" w:cs="Times New Roman"/>
          <w:color w:val="000000" w:themeColor="text1"/>
        </w:rPr>
        <w:t xml:space="preserve">An additional element of search is that information search tends to lead to the finding of problems that need to be addressed, therefore making policy action more likely. Baumgartner &amp; Jones (2015) termed this the paradox of search. Additionally, the paradox of search also entails a trade-off between the diversity of information sources, which leads to an improved understanding of the problem, and control over the issue and what actions should be taken. Therefore, policy actors may seek to limit information search to maintain control in an effort to avoid blame for a problem or to curtail government actions for ideological </w:t>
      </w:r>
      <w:r w:rsidRPr="0055433B">
        <w:rPr>
          <w:rFonts w:ascii="Times New Roman" w:hAnsi="Times New Roman" w:cs="Times New Roman"/>
          <w:color w:val="000000" w:themeColor="text1"/>
        </w:rPr>
        <w:lastRenderedPageBreak/>
        <w:t>reasons. For example, at a campaign rally in June 2020, President Trump, discussing COVID testing, noted, “When you do testing to that extent, you’re going to find more people, you’re going to find more cases … So I said to my people, ‘Slow the testing down, please.’ They test, and they test” (Freking, 2020). In this example, in Trump’s view, it is likely that increased COVID-19 testing would lead to a loss of control over the issue and to an increase in demand for a government response. However, limiting information search and attempting to control an issue hampers the possibility of learning, though that may be the intent.</w:t>
      </w:r>
    </w:p>
    <w:p w14:paraId="233EE713" w14:textId="77777777" w:rsidR="00486913" w:rsidRPr="0055433B" w:rsidRDefault="00266379">
      <w:pPr>
        <w:spacing w:line="480" w:lineRule="auto"/>
        <w:ind w:firstLine="720"/>
        <w:jc w:val="both"/>
        <w:rPr>
          <w:rFonts w:ascii="Times New Roman" w:hAnsi="Times New Roman" w:cs="Times New Roman"/>
          <w:color w:val="000000" w:themeColor="text1"/>
        </w:rPr>
        <w:pPrChange w:id="1141" w:author="Bishoy Zaki" w:date="2026-02-16T14:24:00Z" w16du:dateUtc="2026-02-16T13:24:00Z">
          <w:pPr/>
        </w:pPrChange>
      </w:pPr>
      <w:r w:rsidRPr="0055433B">
        <w:rPr>
          <w:rFonts w:ascii="Times New Roman" w:hAnsi="Times New Roman" w:cs="Times New Roman"/>
          <w:color w:val="000000" w:themeColor="text1"/>
        </w:rPr>
        <w:t>Information processing for decision-making, at both the individual and collective level, involves four stages: a recognition stage, a characterization stage, an alternative stage, and a choice stage (Jones &amp; Baumgartner, 2005b). The recognition stage involves allocating attention to particular policy problems and information signals. The recognition stage translates to agenda-setting at the collective level. Information must first be acquired and attended to for learning through information processing. The next stage is the characterization stage, where the various attributes or dimensions of the problem are considered. As noted, most policy issues are complex and can be understood and defined in various ways. The characterization stage involves policy actors assembling and weighing the issue’s various dimensions to develop the definition (Nowlin, 2016).</w:t>
      </w:r>
    </w:p>
    <w:p w14:paraId="233EE714" w14:textId="77777777" w:rsidR="00486913" w:rsidRPr="0055433B" w:rsidRDefault="00266379">
      <w:pPr>
        <w:spacing w:line="480" w:lineRule="auto"/>
        <w:ind w:firstLine="720"/>
        <w:jc w:val="both"/>
        <w:rPr>
          <w:rFonts w:ascii="Times New Roman" w:hAnsi="Times New Roman" w:cs="Times New Roman"/>
          <w:color w:val="000000" w:themeColor="text1"/>
        </w:rPr>
        <w:pPrChange w:id="1142" w:author="Bishoy Zaki" w:date="2026-02-16T14:24:00Z" w16du:dateUtc="2026-02-16T13:24:00Z">
          <w:pPr/>
        </w:pPrChange>
      </w:pPr>
      <w:r w:rsidRPr="0055433B">
        <w:rPr>
          <w:rFonts w:ascii="Times New Roman" w:hAnsi="Times New Roman" w:cs="Times New Roman"/>
          <w:color w:val="000000" w:themeColor="text1"/>
        </w:rPr>
        <w:t xml:space="preserve">Following the characterization stage is the alternative stage, where policy alternatives are developed. As with the characterization stage, the alternative stage is multidimensional, and several possible policy alternatives are available. The understanding and definition of the problem constitute a multidimensional problem space, and the policy alternatives are a multidimensional solution space (Baumgartner &amp; Jones, 2015). Often, the dimensions of the issues weighted heavily in the construction of the problem space imply particular approaches in the solution space. For example, if the problem of gun violence is defined as mental health the policy alternatives would focus on addressing mental health issues. Different types of information are needed to construct the problem space versus the solution space. When considering which problems to prioritize, it is best to get information from a diverse array of sources to develop a better understanding of the problem. This information type is called </w:t>
      </w:r>
      <w:r w:rsidRPr="0055433B">
        <w:rPr>
          <w:rFonts w:ascii="Times New Roman" w:hAnsi="Times New Roman" w:cs="Times New Roman"/>
          <w:i/>
          <w:iCs/>
          <w:color w:val="000000" w:themeColor="text1"/>
        </w:rPr>
        <w:t>entropic</w:t>
      </w:r>
      <w:r w:rsidRPr="0055433B">
        <w:rPr>
          <w:rFonts w:ascii="Times New Roman" w:hAnsi="Times New Roman" w:cs="Times New Roman"/>
          <w:color w:val="000000" w:themeColor="text1"/>
        </w:rPr>
        <w:t xml:space="preserve"> (Baumgartner &amp; </w:t>
      </w:r>
      <w:r w:rsidRPr="0055433B">
        <w:rPr>
          <w:rFonts w:ascii="Times New Roman" w:hAnsi="Times New Roman" w:cs="Times New Roman"/>
          <w:color w:val="000000" w:themeColor="text1"/>
        </w:rPr>
        <w:lastRenderedPageBreak/>
        <w:t xml:space="preserve">Jones, 2015). Institutional structures that are decentralized can facilitate this type of learning (Epp, 2018; Heikkila &amp; Gerlak, 2013). However, when considering how to address problems, actors rely on </w:t>
      </w:r>
      <w:r w:rsidRPr="0055433B">
        <w:rPr>
          <w:rFonts w:ascii="Times New Roman" w:hAnsi="Times New Roman" w:cs="Times New Roman"/>
          <w:i/>
          <w:iCs/>
          <w:color w:val="000000" w:themeColor="text1"/>
        </w:rPr>
        <w:t>expert</w:t>
      </w:r>
      <w:r w:rsidRPr="0055433B">
        <w:rPr>
          <w:rFonts w:ascii="Times New Roman" w:hAnsi="Times New Roman" w:cs="Times New Roman"/>
          <w:color w:val="000000" w:themeColor="text1"/>
        </w:rPr>
        <w:t xml:space="preserve"> information. Additionally, the problem and solution spaces can evolve independently, much like the problem and policy streams (Herweg et al., 2023; Kingdon, 1984). The final stage is the choice stage, where a policy alternative from the solution space is selected for support by an individual or selected as a policy by a policymaking institution.</w:t>
      </w:r>
    </w:p>
    <w:p w14:paraId="233EE715" w14:textId="77777777" w:rsidR="00486913" w:rsidRPr="0055433B" w:rsidRDefault="00266379">
      <w:pPr>
        <w:spacing w:line="480" w:lineRule="auto"/>
        <w:ind w:firstLine="720"/>
        <w:jc w:val="both"/>
        <w:rPr>
          <w:rFonts w:ascii="Times New Roman" w:hAnsi="Times New Roman" w:cs="Times New Roman"/>
          <w:color w:val="000000" w:themeColor="text1"/>
        </w:rPr>
        <w:pPrChange w:id="1143" w:author="Bishoy Zaki" w:date="2026-02-16T14:24:00Z" w16du:dateUtc="2026-02-16T13:24:00Z">
          <w:pPr/>
        </w:pPrChange>
      </w:pPr>
      <w:r w:rsidRPr="0055433B">
        <w:rPr>
          <w:rFonts w:ascii="Times New Roman" w:hAnsi="Times New Roman" w:cs="Times New Roman"/>
          <w:color w:val="000000" w:themeColor="text1"/>
        </w:rPr>
        <w:t>These stages parallel the process of collective learning which involves the acquisition, translation, and dissemination of information (Heikkila &amp; Gerlak, 2013). The acquisition stage involves individuals acquiring information, which may happen through experience, observation, search, and/or deliberation (Heikkila &amp; Gerlak, 2013). Next, information is translated or interpreted through concerted effort and analysis or through unintentional processes that are influenced by framing or the heuristics of the individual (Heikkila et al., 2024; Heikkila &amp; Gerlak, 2013). The final part of the learning process is dissemination, where individuals share knowledge within a collective. Shared collective routines, communication practices, and deliberation may facilitate the dissemination of information. Additionally, Heikkila &amp; Gerlak (2013) note that dissemination may inform the agenda-setting process and can, therefore, play into the recognition stage.</w:t>
      </w:r>
    </w:p>
    <w:p w14:paraId="233EE716" w14:textId="77777777" w:rsidR="00486913" w:rsidRPr="0055433B" w:rsidRDefault="00266379">
      <w:pPr>
        <w:spacing w:line="480" w:lineRule="auto"/>
        <w:ind w:firstLine="720"/>
        <w:jc w:val="both"/>
        <w:rPr>
          <w:rFonts w:ascii="Times New Roman" w:hAnsi="Times New Roman" w:cs="Times New Roman"/>
          <w:color w:val="000000" w:themeColor="text1"/>
        </w:rPr>
        <w:pPrChange w:id="1144" w:author="Bishoy Zaki" w:date="2026-02-16T14:24:00Z" w16du:dateUtc="2026-02-16T13:24:00Z">
          <w:pPr/>
        </w:pPrChange>
      </w:pPr>
      <w:r w:rsidRPr="0055433B">
        <w:rPr>
          <w:rFonts w:ascii="Times New Roman" w:hAnsi="Times New Roman" w:cs="Times New Roman"/>
          <w:color w:val="000000" w:themeColor="text1"/>
        </w:rPr>
        <w:t>The collective learning approach separates the process of learning, discussed above, from the products of learning (Heikkila &amp; Gerlak, 2013). Learning products, at the both the individual and collective level, include belief changes and behavior changes. Belief changes reflect a new or updated understanding of the issue, and behavior changes can include a new strategy to achieve policy goals and/or acquisition of a new skill (Gerlak &amp; Heikkila, 2024). As we discuss below, these products of learning create multiple pathways that can lead to policy change.</w:t>
      </w:r>
    </w:p>
    <w:p w14:paraId="233EE717" w14:textId="77777777" w:rsidR="00486913" w:rsidRPr="003B293A" w:rsidRDefault="00266379">
      <w:pPr>
        <w:rPr>
          <w:rFonts w:ascii="Times New Roman" w:hAnsi="Times New Roman"/>
          <w:b/>
          <w:color w:val="000000" w:themeColor="text1"/>
          <w:rPrChange w:id="1145" w:author="Bishoy Zaki" w:date="2026-02-16T14:24:00Z" w16du:dateUtc="2026-02-16T13:24:00Z">
            <w:rPr>
              <w:rFonts w:ascii="Times New Roman" w:hAnsi="Times New Roman"/>
              <w:color w:val="000000" w:themeColor="text1"/>
            </w:rPr>
          </w:rPrChange>
        </w:rPr>
      </w:pPr>
      <w:bookmarkStart w:id="1146" w:name="policy-issues-and-policy-core-beliefs"/>
      <w:bookmarkEnd w:id="1124"/>
      <w:r w:rsidRPr="003B293A">
        <w:rPr>
          <w:rFonts w:ascii="Times New Roman" w:hAnsi="Times New Roman"/>
          <w:b/>
          <w:color w:val="000000" w:themeColor="text1"/>
          <w:rPrChange w:id="1147" w:author="Bishoy Zaki" w:date="2026-02-16T14:24:00Z" w16du:dateUtc="2026-02-16T13:24:00Z">
            <w:rPr>
              <w:rFonts w:ascii="Times New Roman" w:hAnsi="Times New Roman"/>
              <w:color w:val="000000" w:themeColor="text1"/>
            </w:rPr>
          </w:rPrChange>
        </w:rPr>
        <w:t>5.4 Policy Issues and Policy Core Beliefs</w:t>
      </w:r>
    </w:p>
    <w:p w14:paraId="233EE718" w14:textId="77777777" w:rsidR="00486913" w:rsidRPr="0055433B" w:rsidRDefault="00266379">
      <w:pPr>
        <w:spacing w:line="480" w:lineRule="auto"/>
        <w:ind w:firstLine="720"/>
        <w:jc w:val="both"/>
        <w:rPr>
          <w:rFonts w:ascii="Times New Roman" w:hAnsi="Times New Roman" w:cs="Times New Roman"/>
          <w:color w:val="000000" w:themeColor="text1"/>
        </w:rPr>
        <w:pPrChange w:id="1148" w:author="Bishoy Zaki" w:date="2026-02-16T14:24:00Z" w16du:dateUtc="2026-02-16T13:24:00Z">
          <w:pPr/>
        </w:pPrChange>
      </w:pPr>
      <w:r w:rsidRPr="0055433B">
        <w:rPr>
          <w:rFonts w:ascii="Times New Roman" w:hAnsi="Times New Roman" w:cs="Times New Roman"/>
          <w:color w:val="000000" w:themeColor="text1"/>
        </w:rPr>
        <w:t xml:space="preserve">The model of learning through information processing is applicable to any policy beliefs, including deep core, policy core, and secondary beliefs; however, at the systemic level learning as embedded in the </w:t>
      </w:r>
      <w:r w:rsidRPr="0055433B">
        <w:rPr>
          <w:rFonts w:ascii="Times New Roman" w:hAnsi="Times New Roman" w:cs="Times New Roman"/>
          <w:color w:val="000000" w:themeColor="text1"/>
        </w:rPr>
        <w:lastRenderedPageBreak/>
        <w:t>policy process is focused on specific policy issues, subsystems, and policy core beliefs. Policy core beliefs are the mid-tier beliefs between deep core and secondary, and are applicable to particular policy issues and the subsystem that arise around those issues. As discussed the in Chapter 3, policy core beliefs are built on a foundation of issue definitions, which consist of the bundle of the various salient dimensions of the policy issue.</w:t>
      </w:r>
    </w:p>
    <w:p w14:paraId="233EE719" w14:textId="77777777" w:rsidR="00486913" w:rsidRPr="0055433B" w:rsidRDefault="00266379">
      <w:pPr>
        <w:spacing w:line="480" w:lineRule="auto"/>
        <w:ind w:firstLine="720"/>
        <w:jc w:val="both"/>
        <w:rPr>
          <w:rFonts w:ascii="Times New Roman" w:hAnsi="Times New Roman" w:cs="Times New Roman"/>
          <w:color w:val="000000" w:themeColor="text1"/>
        </w:rPr>
        <w:pPrChange w:id="1149" w:author="Bishoy Zaki" w:date="2026-02-16T14:24:00Z" w16du:dateUtc="2026-02-16T13:24:00Z">
          <w:pPr/>
        </w:pPrChange>
      </w:pPr>
      <w:r w:rsidRPr="0055433B">
        <w:rPr>
          <w:rFonts w:ascii="Times New Roman" w:hAnsi="Times New Roman" w:cs="Times New Roman"/>
          <w:color w:val="000000" w:themeColor="text1"/>
        </w:rPr>
        <w:t>Our focus is on policy core beliefs because significant policy change occurs as a result of changing policy core beliefs as issues are redefined and understood in new and/or different ways. Whereas, shifting secondary beliefs involves minor policy change (Sabatier &amp; Jenkins-Smith, 1999), and changes in deep core beliefs would impact multiple policy issues and subsystems.</w:t>
      </w:r>
    </w:p>
    <w:p w14:paraId="233EE71A" w14:textId="77777777" w:rsidR="00486913" w:rsidRPr="003B293A" w:rsidRDefault="00266379">
      <w:pPr>
        <w:rPr>
          <w:rFonts w:ascii="Times New Roman" w:hAnsi="Times New Roman"/>
          <w:b/>
          <w:color w:val="000000" w:themeColor="text1"/>
          <w:rPrChange w:id="1150" w:author="Bishoy Zaki" w:date="2026-02-16T14:24:00Z" w16du:dateUtc="2026-02-16T13:24:00Z">
            <w:rPr>
              <w:rFonts w:ascii="Times New Roman" w:hAnsi="Times New Roman"/>
              <w:color w:val="000000" w:themeColor="text1"/>
            </w:rPr>
          </w:rPrChange>
        </w:rPr>
      </w:pPr>
      <w:bookmarkStart w:id="1151" w:name="X2d1f3d1efa388918a62a90d8539964ffce5433f"/>
      <w:bookmarkEnd w:id="1146"/>
      <w:r w:rsidRPr="003B293A">
        <w:rPr>
          <w:rFonts w:ascii="Times New Roman" w:hAnsi="Times New Roman"/>
          <w:b/>
          <w:color w:val="000000" w:themeColor="text1"/>
          <w:rPrChange w:id="1152" w:author="Bishoy Zaki" w:date="2026-02-16T14:24:00Z" w16du:dateUtc="2026-02-16T13:24:00Z">
            <w:rPr>
              <w:rFonts w:ascii="Times New Roman" w:hAnsi="Times New Roman"/>
              <w:color w:val="000000" w:themeColor="text1"/>
            </w:rPr>
          </w:rPrChange>
        </w:rPr>
        <w:t>5.5 Policy-Embedded Learning, Information Processing, and Policy Change</w:t>
      </w:r>
    </w:p>
    <w:p w14:paraId="233EE71B" w14:textId="7ADA90B5" w:rsidR="00486913" w:rsidRDefault="00266379">
      <w:pPr>
        <w:spacing w:line="480" w:lineRule="auto"/>
        <w:ind w:firstLine="720"/>
        <w:jc w:val="both"/>
        <w:rPr>
          <w:rFonts w:ascii="Times New Roman" w:hAnsi="Times New Roman" w:cs="Times New Roman"/>
          <w:color w:val="000000" w:themeColor="text1"/>
        </w:rPr>
        <w:pPrChange w:id="1153" w:author="Bishoy Zaki" w:date="2026-02-16T14:24:00Z" w16du:dateUtc="2026-02-16T13:24:00Z">
          <w:pPr/>
        </w:pPrChange>
      </w:pPr>
      <w:r w:rsidRPr="0055433B">
        <w:rPr>
          <w:rFonts w:ascii="Times New Roman" w:hAnsi="Times New Roman" w:cs="Times New Roman"/>
          <w:color w:val="000000" w:themeColor="text1"/>
        </w:rPr>
        <w:t xml:space="preserve">Intertwining policy-embedded learning, collective learning, and information processing, we argue learning can be understood as a process where policy actors (i) seek and (or) acquire imperfect and costly policy-related information, (ii) process that information through individuals and institutions that are influenced by cognitive structures, biases, and heuristics, and (iii) disseminate the resulting understandings, information, knowledge, and experiences. The outcomes of this process could lead to cognitive products, such as changes in policy beliefs, whether in the direction of confirmation or revision, or behavioral products, such as policy changes or changes in policy advocacy strategies (Heikkila &amp; Gerlak, 2013; Jones &amp; Baumgartner, 2005b; Zaki et al., 2022). These factors are shown in </w:t>
      </w:r>
      <w:r w:rsidR="00486913">
        <w:fldChar w:fldCharType="begin"/>
      </w:r>
      <w:r w:rsidR="00486913">
        <w:instrText>HYPERLINK \l "fig-framework" \h</w:instrText>
      </w:r>
      <w:r w:rsidR="00486913">
        <w:fldChar w:fldCharType="separate"/>
      </w:r>
      <w:r w:rsidR="00486913" w:rsidRPr="0055433B">
        <w:rPr>
          <w:rFonts w:ascii="Times New Roman" w:hAnsi="Times New Roman" w:cs="Times New Roman"/>
          <w:color w:val="000000" w:themeColor="text1"/>
        </w:rPr>
        <w:t>Figure 5.2</w:t>
      </w:r>
      <w:r w:rsidR="00486913">
        <w:fldChar w:fldCharType="end"/>
      </w:r>
      <w:r w:rsidRPr="0055433B">
        <w:rPr>
          <w:rFonts w:ascii="Times New Roman" w:hAnsi="Times New Roman" w:cs="Times New Roman"/>
          <w:color w:val="000000" w:themeColor="text1"/>
        </w:rPr>
        <w:t>.</w:t>
      </w:r>
    </w:p>
    <w:p w14:paraId="1EE5DBF9" w14:textId="77777777" w:rsidR="003B293A" w:rsidRDefault="003B293A" w:rsidP="003B293A">
      <w:pPr>
        <w:spacing w:line="480" w:lineRule="auto"/>
        <w:ind w:firstLine="720"/>
        <w:jc w:val="both"/>
        <w:rPr>
          <w:ins w:id="1154" w:author="Bishoy Zaki" w:date="2026-02-16T14:24:00Z" w16du:dateUtc="2026-02-16T13:24:00Z"/>
          <w:rFonts w:ascii="Times New Roman" w:hAnsi="Times New Roman" w:cs="Times New Roman"/>
          <w:color w:val="000000" w:themeColor="text1"/>
        </w:rPr>
      </w:pPr>
    </w:p>
    <w:p w14:paraId="2382B864" w14:textId="77777777" w:rsidR="003B293A" w:rsidRDefault="003B293A" w:rsidP="003B293A">
      <w:pPr>
        <w:spacing w:line="480" w:lineRule="auto"/>
        <w:ind w:firstLine="720"/>
        <w:jc w:val="both"/>
        <w:rPr>
          <w:ins w:id="1155" w:author="Bishoy Zaki" w:date="2026-02-16T14:24:00Z" w16du:dateUtc="2026-02-16T13:24:00Z"/>
          <w:rFonts w:ascii="Times New Roman" w:hAnsi="Times New Roman" w:cs="Times New Roman"/>
          <w:color w:val="000000" w:themeColor="text1"/>
        </w:rPr>
      </w:pPr>
    </w:p>
    <w:p w14:paraId="18A86350" w14:textId="77777777" w:rsidR="003B293A" w:rsidRDefault="003B293A" w:rsidP="003B293A">
      <w:pPr>
        <w:spacing w:line="480" w:lineRule="auto"/>
        <w:ind w:firstLine="720"/>
        <w:jc w:val="both"/>
        <w:rPr>
          <w:ins w:id="1156" w:author="Bishoy Zaki" w:date="2026-02-16T14:24:00Z" w16du:dateUtc="2026-02-16T13:24:00Z"/>
          <w:rFonts w:ascii="Times New Roman" w:hAnsi="Times New Roman" w:cs="Times New Roman"/>
          <w:color w:val="000000" w:themeColor="text1"/>
        </w:rPr>
      </w:pPr>
    </w:p>
    <w:p w14:paraId="222E2E0A" w14:textId="77777777" w:rsidR="003B293A" w:rsidRDefault="003B293A" w:rsidP="003B293A">
      <w:pPr>
        <w:spacing w:line="480" w:lineRule="auto"/>
        <w:ind w:firstLine="720"/>
        <w:jc w:val="both"/>
        <w:rPr>
          <w:ins w:id="1157" w:author="Bishoy Zaki" w:date="2026-02-16T14:24:00Z" w16du:dateUtc="2026-02-16T13:24:00Z"/>
          <w:rFonts w:ascii="Times New Roman" w:hAnsi="Times New Roman" w:cs="Times New Roman"/>
          <w:color w:val="000000" w:themeColor="text1"/>
        </w:rPr>
      </w:pPr>
    </w:p>
    <w:p w14:paraId="274E7574" w14:textId="77777777" w:rsidR="003B293A" w:rsidRDefault="003B293A" w:rsidP="003B293A">
      <w:pPr>
        <w:spacing w:line="480" w:lineRule="auto"/>
        <w:ind w:firstLine="720"/>
        <w:jc w:val="both"/>
        <w:rPr>
          <w:ins w:id="1158" w:author="Bishoy Zaki" w:date="2026-02-16T14:24:00Z" w16du:dateUtc="2026-02-16T13:24:00Z"/>
          <w:rFonts w:ascii="Times New Roman" w:hAnsi="Times New Roman" w:cs="Times New Roman"/>
          <w:color w:val="000000" w:themeColor="text1"/>
        </w:rPr>
      </w:pPr>
    </w:p>
    <w:p w14:paraId="6D9F5D94" w14:textId="77777777" w:rsidR="003B293A" w:rsidRDefault="003B293A" w:rsidP="003B293A">
      <w:pPr>
        <w:spacing w:line="480" w:lineRule="auto"/>
        <w:ind w:firstLine="720"/>
        <w:jc w:val="both"/>
        <w:rPr>
          <w:ins w:id="1159" w:author="Bishoy Zaki" w:date="2026-02-16T14:24:00Z" w16du:dateUtc="2026-02-16T13:24:00Z"/>
          <w:rFonts w:ascii="Times New Roman" w:hAnsi="Times New Roman" w:cs="Times New Roman"/>
          <w:color w:val="000000" w:themeColor="text1"/>
        </w:rPr>
      </w:pPr>
    </w:p>
    <w:p w14:paraId="4C146713" w14:textId="77777777" w:rsidR="003B293A" w:rsidRPr="0055433B" w:rsidRDefault="003B293A" w:rsidP="003B293A">
      <w:pPr>
        <w:spacing w:line="480" w:lineRule="auto"/>
        <w:ind w:firstLine="720"/>
        <w:jc w:val="both"/>
        <w:rPr>
          <w:ins w:id="1160" w:author="Bishoy Zaki" w:date="2026-02-16T14:24:00Z" w16du:dateUtc="2026-02-16T13:24:00Z"/>
          <w:rFonts w:ascii="Times New Roman" w:hAnsi="Times New Roman" w:cs="Times New Roman"/>
          <w:color w:val="000000" w:themeColor="text1"/>
        </w:rPr>
      </w:pPr>
    </w:p>
    <w:tbl>
      <w:tblPr>
        <w:tblW w:w="5000" w:type="pct"/>
        <w:tblLayout w:type="fixed"/>
        <w:tblLook w:val="0000" w:firstRow="0" w:lastRow="0" w:firstColumn="0" w:lastColumn="0" w:noHBand="0" w:noVBand="0"/>
      </w:tblPr>
      <w:tblGrid>
        <w:gridCol w:w="9360"/>
      </w:tblGrid>
      <w:tr w:rsidR="00486913" w:rsidRPr="0055433B" w14:paraId="233EE71E" w14:textId="77777777">
        <w:tc>
          <w:tcPr>
            <w:tcW w:w="7920" w:type="dxa"/>
          </w:tcPr>
          <w:p w14:paraId="233EE71C" w14:textId="77777777" w:rsidR="00486913" w:rsidRPr="0055433B" w:rsidRDefault="00266379">
            <w:pPr>
              <w:spacing w:before="200"/>
              <w:rPr>
                <w:rFonts w:ascii="Times New Roman" w:hAnsi="Times New Roman" w:cs="Times New Roman"/>
                <w:color w:val="000000" w:themeColor="text1"/>
              </w:rPr>
            </w:pPr>
            <w:bookmarkStart w:id="1161" w:name="fig-framework"/>
            <w:r w:rsidRPr="0055433B">
              <w:rPr>
                <w:rFonts w:ascii="Times New Roman" w:hAnsi="Times New Roman" w:cs="Times New Roman"/>
                <w:color w:val="000000" w:themeColor="text1"/>
              </w:rPr>
              <w:t>Figure 5.2: Information Processing, Learning, and Policy Change</w:t>
            </w:r>
          </w:p>
          <w:p w14:paraId="233EE71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A" wp14:editId="6693FC57">
                  <wp:extent cx="5861304" cy="3433445"/>
                  <wp:effectExtent l="0" t="0" r="635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chap5_files/figure-docx/mermaid-figure-1.png"/>
                          <pic:cNvPicPr>
                            <a:picLocks noChangeAspect="1" noChangeArrowheads="1"/>
                          </pic:cNvPicPr>
                        </pic:nvPicPr>
                        <pic:blipFill>
                          <a:blip r:embed="rId13"/>
                          <a:stretch>
                            <a:fillRect/>
                          </a:stretch>
                        </pic:blipFill>
                        <pic:spPr bwMode="auto">
                          <a:xfrm>
                            <a:off x="0" y="0"/>
                            <a:ext cx="5862714" cy="3434271"/>
                          </a:xfrm>
                          <a:prstGeom prst="rect">
                            <a:avLst/>
                          </a:prstGeom>
                          <a:noFill/>
                          <a:ln w="9525">
                            <a:noFill/>
                            <a:headEnd/>
                            <a:tailEnd/>
                          </a:ln>
                        </pic:spPr>
                      </pic:pic>
                    </a:graphicData>
                  </a:graphic>
                </wp:inline>
              </w:drawing>
            </w:r>
          </w:p>
        </w:tc>
        <w:bookmarkEnd w:id="1161"/>
      </w:tr>
    </w:tbl>
    <w:p w14:paraId="0BE907A1" w14:textId="77777777" w:rsidR="003B293A" w:rsidRDefault="003B293A" w:rsidP="003B293A">
      <w:pPr>
        <w:spacing w:line="480" w:lineRule="auto"/>
        <w:ind w:firstLine="720"/>
        <w:jc w:val="both"/>
        <w:rPr>
          <w:ins w:id="1162" w:author="Bishoy Zaki" w:date="2026-02-16T14:24:00Z" w16du:dateUtc="2026-02-16T13:24:00Z"/>
          <w:rFonts w:ascii="Times New Roman" w:hAnsi="Times New Roman" w:cs="Times New Roman"/>
          <w:color w:val="000000" w:themeColor="text1"/>
        </w:rPr>
      </w:pPr>
    </w:p>
    <w:p w14:paraId="233EE71F" w14:textId="6F2C2735" w:rsidR="00486913" w:rsidRPr="0055433B" w:rsidRDefault="00266379">
      <w:pPr>
        <w:spacing w:line="480" w:lineRule="auto"/>
        <w:ind w:firstLine="720"/>
        <w:jc w:val="both"/>
        <w:rPr>
          <w:rFonts w:ascii="Times New Roman" w:hAnsi="Times New Roman" w:cs="Times New Roman"/>
          <w:color w:val="000000" w:themeColor="text1"/>
        </w:rPr>
        <w:pPrChange w:id="1163" w:author="Bishoy Zaki" w:date="2026-02-16T14:24:00Z" w16du:dateUtc="2026-02-16T13:24:00Z">
          <w:pPr/>
        </w:pPrChange>
      </w:pPr>
      <w:r w:rsidRPr="0055433B">
        <w:rPr>
          <w:rFonts w:ascii="Times New Roman" w:hAnsi="Times New Roman" w:cs="Times New Roman"/>
          <w:color w:val="000000" w:themeColor="text1"/>
        </w:rPr>
        <w:t xml:space="preserve">The framework depicted in </w:t>
      </w:r>
      <w:r w:rsidR="00486913">
        <w:fldChar w:fldCharType="begin"/>
      </w:r>
      <w:r w:rsidR="00486913">
        <w:instrText>HYPERLINK \l "fig-framework" \h</w:instrText>
      </w:r>
      <w:r w:rsidR="00486913">
        <w:fldChar w:fldCharType="separate"/>
      </w:r>
      <w:r w:rsidR="00486913" w:rsidRPr="0055433B">
        <w:rPr>
          <w:rFonts w:ascii="Times New Roman" w:hAnsi="Times New Roman" w:cs="Times New Roman"/>
          <w:color w:val="000000" w:themeColor="text1"/>
        </w:rPr>
        <w:t>Figure 5.2</w:t>
      </w:r>
      <w:r w:rsidR="00486913">
        <w:fldChar w:fldCharType="end"/>
      </w:r>
      <w:r w:rsidRPr="0055433B">
        <w:rPr>
          <w:rFonts w:ascii="Times New Roman" w:hAnsi="Times New Roman" w:cs="Times New Roman"/>
          <w:color w:val="000000" w:themeColor="text1"/>
        </w:rPr>
        <w:t xml:space="preserve"> accounts for information, information processing by both policy actors and institutions, and learning outcomes that include cognitive (belief and preference change) and behavioral. Additionally, the framework includes pathways from policy learning (i.e., belief, preference, and behavior change) to policy change. Next, we discuss the various components of the framework, including information, information processing, learning, and outcomes.</w:t>
      </w:r>
    </w:p>
    <w:p w14:paraId="233EE720" w14:textId="77777777" w:rsidR="00486913" w:rsidRPr="003B293A" w:rsidRDefault="00266379">
      <w:pPr>
        <w:rPr>
          <w:rFonts w:ascii="Times New Roman" w:hAnsi="Times New Roman" w:cs="Times New Roman"/>
          <w:color w:val="000000" w:themeColor="text1"/>
        </w:rPr>
      </w:pPr>
      <w:bookmarkStart w:id="1164" w:name="information"/>
      <w:r w:rsidRPr="003B293A">
        <w:rPr>
          <w:rFonts w:ascii="Times New Roman" w:hAnsi="Times New Roman" w:cs="Times New Roman"/>
          <w:color w:val="000000" w:themeColor="text1"/>
        </w:rPr>
        <w:t>5.5.1 Information</w:t>
      </w:r>
    </w:p>
    <w:p w14:paraId="233EE721" w14:textId="77777777" w:rsidR="00486913" w:rsidRDefault="00266379">
      <w:pPr>
        <w:spacing w:line="480" w:lineRule="auto"/>
        <w:ind w:firstLine="720"/>
        <w:jc w:val="both"/>
        <w:rPr>
          <w:rFonts w:ascii="Times New Roman" w:hAnsi="Times New Roman" w:cs="Times New Roman"/>
          <w:color w:val="000000" w:themeColor="text1"/>
        </w:rPr>
        <w:pPrChange w:id="1165" w:author="Bishoy Zaki" w:date="2026-02-16T14:24:00Z" w16du:dateUtc="2026-02-16T13:24:00Z">
          <w:pPr/>
        </w:pPrChange>
      </w:pPr>
      <w:r w:rsidRPr="0055433B">
        <w:rPr>
          <w:rFonts w:ascii="Times New Roman" w:hAnsi="Times New Roman" w:cs="Times New Roman"/>
          <w:color w:val="000000" w:themeColor="text1"/>
        </w:rPr>
        <w:t xml:space="preserve">As discussed above, information signals are ubiquitous in the policymaking system. Information potentially relevant for policy is collected and shared by government agencies, interest groups, the media, policymaking institutions, coalitions, policy entrepreneurs, and others seeking to shape policy outcomes. </w:t>
      </w:r>
      <w:r w:rsidRPr="0055433B">
        <w:rPr>
          <w:rFonts w:ascii="Times New Roman" w:hAnsi="Times New Roman" w:cs="Times New Roman"/>
          <w:color w:val="000000" w:themeColor="text1"/>
        </w:rPr>
        <w:lastRenderedPageBreak/>
        <w:t>Crisis, disasters, and other focusing events, such as the nuclear accident at Fukushima, provide strong information signals about problems and/or policy failures. As shown in Chapter 4, such strong signals can provide the impetus for policy learning. However, for information to lead to learning it must first be processed, yet only some of the information signals present receive attention and subsequent processing.</w:t>
      </w:r>
    </w:p>
    <w:p w14:paraId="233EE722" w14:textId="77777777" w:rsidR="00486913" w:rsidRPr="0055433B" w:rsidRDefault="00266379">
      <w:pPr>
        <w:rPr>
          <w:rFonts w:ascii="Times New Roman" w:hAnsi="Times New Roman" w:cs="Times New Roman"/>
          <w:color w:val="000000" w:themeColor="text1"/>
        </w:rPr>
      </w:pPr>
      <w:bookmarkStart w:id="1166" w:name="information-processing-1"/>
      <w:bookmarkEnd w:id="1164"/>
      <w:r w:rsidRPr="0055433B">
        <w:rPr>
          <w:rFonts w:ascii="Times New Roman" w:hAnsi="Times New Roman" w:cs="Times New Roman"/>
          <w:color w:val="000000" w:themeColor="text1"/>
        </w:rPr>
        <w:t>5.5.2 Information Processing</w:t>
      </w:r>
    </w:p>
    <w:p w14:paraId="233EE723" w14:textId="77777777" w:rsidR="00486913" w:rsidRPr="0055433B" w:rsidRDefault="00266379">
      <w:pPr>
        <w:spacing w:line="480" w:lineRule="auto"/>
        <w:ind w:firstLine="720"/>
        <w:jc w:val="both"/>
        <w:rPr>
          <w:rFonts w:ascii="Times New Roman" w:hAnsi="Times New Roman" w:cs="Times New Roman"/>
          <w:color w:val="000000" w:themeColor="text1"/>
        </w:rPr>
        <w:pPrChange w:id="1167" w:author="Bishoy Zaki" w:date="2026-02-16T14:24:00Z" w16du:dateUtc="2026-02-16T13:24:00Z">
          <w:pPr/>
        </w:pPrChange>
      </w:pPr>
      <w:r w:rsidRPr="0055433B">
        <w:rPr>
          <w:rFonts w:ascii="Times New Roman" w:hAnsi="Times New Roman" w:cs="Times New Roman"/>
          <w:color w:val="000000" w:themeColor="text1"/>
        </w:rPr>
        <w:t>The processing of information involves policymaking institutions, the systems and structures they create, and the policy actors involved in those institutions. Policy actors are limited in the amount of information that they are able to attend to and process and their belief systems create biases regarding how the information to which they do attend is weighted. As the model of learning through information processing illustrates, learning is a function of the strength of the prior belief relative to the strength of the information signal. Beliefs change when the information signal is strong relative to the strength of the prior belief.</w:t>
      </w:r>
    </w:p>
    <w:p w14:paraId="233EE724" w14:textId="77777777" w:rsidR="00486913" w:rsidRPr="0055433B" w:rsidRDefault="00266379">
      <w:pPr>
        <w:spacing w:line="480" w:lineRule="auto"/>
        <w:ind w:firstLine="720"/>
        <w:jc w:val="both"/>
        <w:rPr>
          <w:rFonts w:ascii="Times New Roman" w:hAnsi="Times New Roman" w:cs="Times New Roman"/>
          <w:color w:val="000000" w:themeColor="text1"/>
        </w:rPr>
        <w:pPrChange w:id="1168" w:author="Bishoy Zaki" w:date="2026-02-16T14:24:00Z" w16du:dateUtc="2026-02-16T13:24:00Z">
          <w:pPr/>
        </w:pPrChange>
      </w:pPr>
      <w:r w:rsidRPr="0055433B">
        <w:rPr>
          <w:rFonts w:ascii="Times New Roman" w:hAnsi="Times New Roman" w:cs="Times New Roman"/>
          <w:color w:val="000000" w:themeColor="text1"/>
        </w:rPr>
        <w:t>Institutions are structured to enhance information processing, for example the ability of parallel processing of information; however, institutions can only take a few actions at a time. For example, legislative institutions can process information about multiple issues through a committee structure, yet they can only vote on one piece of legislation at a time. The systems and structures of institutional arraignments impose costs on information processing, such as decision and transaction costs. The information processing limits of individuals and institutions create friction that slows the path of information processing from learning to action, which leads to disproportionate information processing. The disproportionate processing of information leads to under- and over-reactions to information, a punctuated process of learning, and policy change, where problems are left unaddressed until a major policy change is needed.</w:t>
      </w:r>
    </w:p>
    <w:p w14:paraId="233EE725" w14:textId="77777777" w:rsidR="00486913" w:rsidRPr="0055433B" w:rsidRDefault="00266379">
      <w:pPr>
        <w:spacing w:line="480" w:lineRule="auto"/>
        <w:ind w:firstLine="720"/>
        <w:jc w:val="both"/>
        <w:rPr>
          <w:rFonts w:ascii="Times New Roman" w:hAnsi="Times New Roman" w:cs="Times New Roman"/>
          <w:color w:val="000000" w:themeColor="text1"/>
        </w:rPr>
        <w:pPrChange w:id="1169" w:author="Bishoy Zaki" w:date="2026-02-16T14:24:00Z" w16du:dateUtc="2026-02-16T13:24:00Z">
          <w:pPr/>
        </w:pPrChange>
      </w:pPr>
      <w:r w:rsidRPr="0055433B">
        <w:rPr>
          <w:rFonts w:ascii="Times New Roman" w:hAnsi="Times New Roman" w:cs="Times New Roman"/>
          <w:color w:val="000000" w:themeColor="text1"/>
        </w:rPr>
        <w:t xml:space="preserve">Information processing and learning occurs within and across individuals and collectives, such as coalitions. Learning within coalitions is relatively straightforward given the nature of their shared beliefs; however, learning between coalitions is, in part, a function of the collective context in which information </w:t>
      </w:r>
      <w:r w:rsidRPr="0055433B">
        <w:rPr>
          <w:rFonts w:ascii="Times New Roman" w:hAnsi="Times New Roman" w:cs="Times New Roman"/>
          <w:color w:val="000000" w:themeColor="text1"/>
        </w:rPr>
        <w:lastRenderedPageBreak/>
        <w:t>is processed and the issues are discussed. According to ACF scholarship, learning across coalitions is more likely when a) there is an intermediate level of conflict because in such contexts, coalitions have the resources to engage and the core beliefs of both coalitions are not at stake; b) issues that are analytically tractable and high-quality data is available; and c) a forum that encourages participation of representatives of the various coalitions and professional norms of engagement (Jenkins-Smith &amp; Sabatier, 1993).</w:t>
      </w:r>
    </w:p>
    <w:p w14:paraId="233EE726" w14:textId="77777777" w:rsidR="00486913" w:rsidRPr="0055433B" w:rsidRDefault="00266379">
      <w:pPr>
        <w:spacing w:line="480" w:lineRule="auto"/>
        <w:jc w:val="both"/>
        <w:rPr>
          <w:rFonts w:ascii="Times New Roman" w:hAnsi="Times New Roman" w:cs="Times New Roman"/>
          <w:color w:val="000000" w:themeColor="text1"/>
        </w:rPr>
        <w:pPrChange w:id="1170" w:author="Bishoy Zaki" w:date="2026-02-16T14:24:00Z" w16du:dateUtc="2026-02-16T13:24:00Z">
          <w:pPr/>
        </w:pPrChange>
      </w:pPr>
      <w:r w:rsidRPr="0055433B">
        <w:rPr>
          <w:rFonts w:ascii="Times New Roman" w:hAnsi="Times New Roman" w:cs="Times New Roman"/>
          <w:color w:val="000000" w:themeColor="text1"/>
        </w:rPr>
        <w:t>Another important context for policy learning, particularly learning related to policy core beliefs, is the nature of the policy subsystem in which policy actors engage. Subsystems are the key units of analysis within the ACF and can vary in several key dimensions. Weible (2008) noted that subsystems can be unitary, collaborative, or adversarial. Unity subsystems involve one dominant coalition and a single understanding of the policy issue. Policy-oriented learning in unitary subsystems happens within the dominant coalition and is likely belief reinforcement (Weible, 2008). Additionally, in unitary subsystems, policy-oriented learning as belief change is likely impeded by the status-quo bias of the dominant coalition and the negative feedback exerted regarding new information (Jones &amp; Baumgartner, 2005b). However, collaborative subsystems involve cooperative coalitions with a shared understanding of the policy issue and learning as belief change and belief reinforcement may occur within and across coalitions. Finally, adversarial subsystems include two or more coalitions competing for policy influence with a disputed understanding of the policy issue. Since beliefs are contested in adversarial subsystems, belief reinforcement within coalitions is the most likely policy-oriented learning in an adversarial subsystem.</w:t>
      </w:r>
    </w:p>
    <w:p w14:paraId="233EE727" w14:textId="77777777" w:rsidR="00486913" w:rsidRPr="0055433B" w:rsidRDefault="00266379">
      <w:pPr>
        <w:rPr>
          <w:rFonts w:ascii="Times New Roman" w:hAnsi="Times New Roman" w:cs="Times New Roman"/>
          <w:color w:val="000000" w:themeColor="text1"/>
        </w:rPr>
      </w:pPr>
      <w:bookmarkStart w:id="1171" w:name="learning"/>
      <w:bookmarkEnd w:id="1166"/>
      <w:r w:rsidRPr="0055433B">
        <w:rPr>
          <w:rFonts w:ascii="Times New Roman" w:hAnsi="Times New Roman" w:cs="Times New Roman"/>
          <w:color w:val="000000" w:themeColor="text1"/>
        </w:rPr>
        <w:t>5.5.3 Learning</w:t>
      </w:r>
    </w:p>
    <w:p w14:paraId="233EE728" w14:textId="77777777" w:rsidR="00486913" w:rsidRPr="0055433B" w:rsidRDefault="00266379">
      <w:pPr>
        <w:spacing w:line="480" w:lineRule="auto"/>
        <w:ind w:firstLine="720"/>
        <w:jc w:val="both"/>
        <w:rPr>
          <w:rFonts w:ascii="Times New Roman" w:hAnsi="Times New Roman" w:cs="Times New Roman"/>
          <w:color w:val="000000" w:themeColor="text1"/>
        </w:rPr>
        <w:pPrChange w:id="1172" w:author="Bishoy Zaki" w:date="2026-02-16T14:24:00Z" w16du:dateUtc="2026-02-16T13:24:00Z">
          <w:pPr/>
        </w:pPrChange>
      </w:pPr>
      <w:r w:rsidRPr="0055433B">
        <w:rPr>
          <w:rFonts w:ascii="Times New Roman" w:hAnsi="Times New Roman" w:cs="Times New Roman"/>
          <w:color w:val="000000" w:themeColor="text1"/>
        </w:rPr>
        <w:t xml:space="preserve">Policy learning through information processing occurs as beliefs are updated in response to information processed through cognitive and institutional structures. In the broader framework of policy-embedded learning, learning through information processing happens within a policy context, about a policy issue, and focuses on policy core beliefs (Zaki et al., 2022). Specifically, learning about policy issues involving policy core beliefs includes changes in how the issues are defined or understood. Policy issues contain multiple dimensions, and issue definitions involve how those dimensions are weighted, bundled, </w:t>
      </w:r>
      <w:r w:rsidRPr="0055433B">
        <w:rPr>
          <w:rFonts w:ascii="Times New Roman" w:hAnsi="Times New Roman" w:cs="Times New Roman"/>
          <w:color w:val="000000" w:themeColor="text1"/>
        </w:rPr>
        <w:lastRenderedPageBreak/>
        <w:t>and placed together (Nowlin, 2016). Learning with regard to policy issues involves changes in the dimensions of the issue as a result of information and information processing. Like policy subsystems, issue definitions can reach static equilibrium points, and learning shifts that equilibrium as new dimensions are added or current dimensions are reconsidered.</w:t>
      </w:r>
    </w:p>
    <w:p w14:paraId="233EE729" w14:textId="77777777" w:rsidR="00486913" w:rsidRPr="0055433B" w:rsidRDefault="00266379">
      <w:pPr>
        <w:rPr>
          <w:rFonts w:ascii="Times New Roman" w:hAnsi="Times New Roman" w:cs="Times New Roman"/>
          <w:color w:val="000000" w:themeColor="text1"/>
        </w:rPr>
      </w:pPr>
      <w:bookmarkStart w:id="1173" w:name="outcomes"/>
      <w:bookmarkEnd w:id="1171"/>
      <w:r w:rsidRPr="0055433B">
        <w:rPr>
          <w:rFonts w:ascii="Times New Roman" w:hAnsi="Times New Roman" w:cs="Times New Roman"/>
          <w:color w:val="000000" w:themeColor="text1"/>
        </w:rPr>
        <w:t>5.5.4 Outcomes</w:t>
      </w:r>
    </w:p>
    <w:p w14:paraId="233EE72A" w14:textId="5B7D32C6" w:rsidR="00486913" w:rsidRPr="0055433B" w:rsidRDefault="00266379">
      <w:pPr>
        <w:spacing w:line="480" w:lineRule="auto"/>
        <w:ind w:firstLine="720"/>
        <w:jc w:val="both"/>
        <w:rPr>
          <w:rFonts w:ascii="Times New Roman" w:hAnsi="Times New Roman" w:cs="Times New Roman"/>
          <w:color w:val="000000" w:themeColor="text1"/>
        </w:rPr>
        <w:pPrChange w:id="1174" w:author="Bishoy Zaki" w:date="2026-02-16T14:24:00Z" w16du:dateUtc="2026-02-16T13:24:00Z">
          <w:pPr/>
        </w:pPrChange>
      </w:pPr>
      <w:r w:rsidRPr="0055433B">
        <w:rPr>
          <w:rFonts w:ascii="Times New Roman" w:hAnsi="Times New Roman" w:cs="Times New Roman"/>
          <w:color w:val="000000" w:themeColor="text1"/>
        </w:rPr>
        <w:t xml:space="preserve">As discussed in Chapter 3, several learning outcomes of the policy learning through information processing model are possible, including no learning, belief decay, belief reinforcement, and belief change. The conditions under which policy learning leads to policy change have long been a central question, yet establishing how learning causes policy change has been elusive (Bennett &amp; Howlett, 1992; Zaki, </w:t>
      </w:r>
      <w:del w:id="1175" w:author="Bishoy Zaki" w:date="2026-02-16T14:24:00Z" w16du:dateUtc="2026-02-16T13:24:00Z">
        <w:r w:rsidR="001B54B5" w:rsidRPr="00EE26F4">
          <w:rPr>
            <w:rFonts w:ascii="Times New Roman" w:hAnsi="Times New Roman" w:cs="Times New Roman"/>
            <w:color w:val="000000" w:themeColor="text1"/>
          </w:rPr>
          <w:delText>2024b</w:delText>
        </w:r>
      </w:del>
      <w:ins w:id="1176" w:author="Bishoy Zaki" w:date="2026-02-16T14:24:00Z" w16du:dateUtc="2026-02-16T13:24:00Z">
        <w:r w:rsidRPr="0055433B">
          <w:rPr>
            <w:rFonts w:ascii="Times New Roman" w:hAnsi="Times New Roman" w:cs="Times New Roman"/>
            <w:color w:val="000000" w:themeColor="text1"/>
          </w:rPr>
          <w:t>2024</w:t>
        </w:r>
        <w:r w:rsidR="0038648E">
          <w:rPr>
            <w:rFonts w:ascii="Times New Roman" w:hAnsi="Times New Roman" w:cs="Times New Roman"/>
            <w:color w:val="000000" w:themeColor="text1"/>
          </w:rPr>
          <w:t>a</w:t>
        </w:r>
      </w:ins>
      <w:r w:rsidRPr="0055433B">
        <w:rPr>
          <w:rFonts w:ascii="Times New Roman" w:hAnsi="Times New Roman" w:cs="Times New Roman"/>
          <w:color w:val="000000" w:themeColor="text1"/>
        </w:rPr>
        <w:t>). Previous research has gained analytical traction on this issue by separating the process of learning from the products of learning, thus allowing insights into how learning processes connect to learning products (or outcomes) such as policy change (Heikkila &amp; Gerlak, 2013; Zaki et al., 2022). More recently, Plümer (2024) developed an approach that examines three elements of learning products, including “(1) whether the observed learning product reflects a change in policy beliefs, (2) whether it signifies a change in policy preferences, and (3) whether it results in a change in policy outputs.” We build on this approach but we also include behavior change as a central feature of learning products that makes policy change more likely.</w:t>
      </w:r>
    </w:p>
    <w:p w14:paraId="233EE72B" w14:textId="77777777" w:rsidR="00486913" w:rsidRPr="0055433B" w:rsidRDefault="00266379">
      <w:pPr>
        <w:spacing w:line="480" w:lineRule="auto"/>
        <w:ind w:firstLine="720"/>
        <w:jc w:val="both"/>
        <w:rPr>
          <w:rFonts w:ascii="Times New Roman" w:hAnsi="Times New Roman" w:cs="Times New Roman"/>
          <w:color w:val="000000" w:themeColor="text1"/>
        </w:rPr>
        <w:pPrChange w:id="1177" w:author="Bishoy Zaki" w:date="2026-02-16T14:24:00Z" w16du:dateUtc="2026-02-16T13:24:00Z">
          <w:pPr/>
        </w:pPrChange>
      </w:pPr>
      <w:r w:rsidRPr="0055433B">
        <w:rPr>
          <w:rFonts w:ascii="Times New Roman" w:hAnsi="Times New Roman" w:cs="Times New Roman"/>
          <w:color w:val="000000" w:themeColor="text1"/>
        </w:rPr>
        <w:t>Belief change is the bridge that connects the learning through information processing model to the systemic framework of policy-embedded learning as other outcomes are downstream or consequent to belief change, including policy preference change, behavior change, and, ultimately, policy change. Preference change involves changes in the goals policy actors hope to obtain (Moyson, 2017; Plümer, 2024); then, policy actors may change or adapt new behaviors as policy beliefs and preferences change. Additionally, behavior change may involve “new or enhanced informal routines and strategies, … new or expanded programs and plans that structure group behavior, or highly formalized rules or sets of institutional arrangements and policies” (Heikkila &amp; Gerlak, 2013, pp. 491–492).</w:t>
      </w:r>
    </w:p>
    <w:p w14:paraId="233EE72C" w14:textId="18DAE11F" w:rsidR="00486913" w:rsidRPr="0055433B" w:rsidRDefault="00266379">
      <w:pPr>
        <w:spacing w:line="480" w:lineRule="auto"/>
        <w:ind w:firstLine="720"/>
        <w:jc w:val="both"/>
        <w:rPr>
          <w:rFonts w:ascii="Times New Roman" w:hAnsi="Times New Roman" w:cs="Times New Roman"/>
          <w:color w:val="000000" w:themeColor="text1"/>
        </w:rPr>
        <w:pPrChange w:id="1178" w:author="Bishoy Zaki" w:date="2026-02-16T14:24:00Z" w16du:dateUtc="2026-02-16T13:24:00Z">
          <w:pPr/>
        </w:pPrChange>
      </w:pPr>
      <w:r w:rsidRPr="0055433B">
        <w:rPr>
          <w:rFonts w:ascii="Times New Roman" w:hAnsi="Times New Roman" w:cs="Times New Roman"/>
          <w:color w:val="000000" w:themeColor="text1"/>
        </w:rPr>
        <w:lastRenderedPageBreak/>
        <w:t xml:space="preserve">The causal pathways from policy learning to policy change include three possible outcomes: no policy change, non-congruent policy change, and congruent policy change (Plümer, 2024). </w:t>
      </w:r>
      <w:r w:rsidR="00486913">
        <w:fldChar w:fldCharType="begin"/>
      </w:r>
      <w:r w:rsidR="00486913">
        <w:instrText>HYPERLINK \l "tbl-paths" \h</w:instrText>
      </w:r>
      <w:r w:rsidR="00486913">
        <w:fldChar w:fldCharType="separate"/>
      </w:r>
      <w:r w:rsidR="00486913" w:rsidRPr="0055433B">
        <w:rPr>
          <w:rFonts w:ascii="Times New Roman" w:hAnsi="Times New Roman" w:cs="Times New Roman"/>
          <w:color w:val="000000" w:themeColor="text1"/>
        </w:rPr>
        <w:t>Table 5.1</w:t>
      </w:r>
      <w:r w:rsidR="00486913">
        <w:fldChar w:fldCharType="end"/>
      </w:r>
      <w:r w:rsidRPr="0055433B">
        <w:rPr>
          <w:rFonts w:ascii="Times New Roman" w:hAnsi="Times New Roman" w:cs="Times New Roman"/>
          <w:color w:val="000000" w:themeColor="text1"/>
        </w:rPr>
        <w:t xml:space="preserve"> shows the various pathways through which policy change may happen as a result of policy learning through information processing.</w:t>
      </w:r>
    </w:p>
    <w:tbl>
      <w:tblPr>
        <w:tblW w:w="5000" w:type="pct"/>
        <w:tblLayout w:type="fixed"/>
        <w:tblLook w:val="0000" w:firstRow="0" w:lastRow="0" w:firstColumn="0" w:lastColumn="0" w:noHBand="0" w:noVBand="0"/>
      </w:tblPr>
      <w:tblGrid>
        <w:gridCol w:w="9360"/>
      </w:tblGrid>
      <w:tr w:rsidR="00486913" w:rsidRPr="0055433B" w14:paraId="233EE752" w14:textId="77777777">
        <w:tc>
          <w:tcPr>
            <w:tcW w:w="7920" w:type="dxa"/>
          </w:tcPr>
          <w:p w14:paraId="233EE72D" w14:textId="77777777" w:rsidR="00486913" w:rsidRPr="0055433B" w:rsidRDefault="00266379">
            <w:pPr>
              <w:spacing w:before="200"/>
              <w:rPr>
                <w:rFonts w:ascii="Times New Roman" w:hAnsi="Times New Roman" w:cs="Times New Roman"/>
                <w:color w:val="000000" w:themeColor="text1"/>
              </w:rPr>
            </w:pPr>
            <w:bookmarkStart w:id="1179" w:name="tbl-paths"/>
            <w:r w:rsidRPr="0055433B">
              <w:rPr>
                <w:rFonts w:ascii="Times New Roman" w:hAnsi="Times New Roman" w:cs="Times New Roman"/>
                <w:color w:val="000000" w:themeColor="text1"/>
              </w:rPr>
              <w:t>Table 5.1: Pathways of Policy Learning and Policy Change</w:t>
            </w:r>
          </w:p>
          <w:tbl>
            <w:tblPr>
              <w:tblW w:w="5000" w:type="pct"/>
              <w:tblLayout w:type="fixed"/>
              <w:tblLook w:val="0020" w:firstRow="1" w:lastRow="0" w:firstColumn="0" w:lastColumn="0" w:noHBand="0" w:noVBand="0"/>
            </w:tblPr>
            <w:tblGrid>
              <w:gridCol w:w="1524"/>
              <w:gridCol w:w="2032"/>
              <w:gridCol w:w="2032"/>
              <w:gridCol w:w="3556"/>
            </w:tblGrid>
            <w:tr w:rsidR="00486913" w:rsidRPr="0055433B" w14:paraId="233EE732" w14:textId="77777777">
              <w:trPr>
                <w:tblHeader/>
              </w:trPr>
              <w:tc>
                <w:tcPr>
                  <w:tcW w:w="1320" w:type="dxa"/>
                </w:tcPr>
                <w:p w14:paraId="233EE72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Belief Change</w:t>
                  </w:r>
                </w:p>
              </w:tc>
              <w:tc>
                <w:tcPr>
                  <w:tcW w:w="1760" w:type="dxa"/>
                </w:tcPr>
                <w:p w14:paraId="233EE72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Preference Change</w:t>
                  </w:r>
                </w:p>
              </w:tc>
              <w:tc>
                <w:tcPr>
                  <w:tcW w:w="1760" w:type="dxa"/>
                </w:tcPr>
                <w:p w14:paraId="233EE730"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Behavior Change</w:t>
                  </w:r>
                </w:p>
              </w:tc>
              <w:tc>
                <w:tcPr>
                  <w:tcW w:w="3080" w:type="dxa"/>
                </w:tcPr>
                <w:p w14:paraId="233EE731"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Policy Change</w:t>
                  </w:r>
                </w:p>
              </w:tc>
            </w:tr>
            <w:tr w:rsidR="00486913" w:rsidRPr="0055433B" w14:paraId="233EE737" w14:textId="77777777">
              <w:tc>
                <w:tcPr>
                  <w:tcW w:w="1320" w:type="dxa"/>
                </w:tcPr>
                <w:p w14:paraId="233EE733"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4" w14:textId="77777777" w:rsidR="00486913" w:rsidRPr="0055433B" w:rsidRDefault="00486913" w:rsidP="00D53DB2">
                  <w:pPr>
                    <w:rPr>
                      <w:rFonts w:ascii="Times New Roman" w:hAnsi="Times New Roman" w:cs="Times New Roman"/>
                      <w:color w:val="000000" w:themeColor="text1"/>
                    </w:rPr>
                  </w:pPr>
                </w:p>
              </w:tc>
              <w:tc>
                <w:tcPr>
                  <w:tcW w:w="1760" w:type="dxa"/>
                </w:tcPr>
                <w:p w14:paraId="233EE735" w14:textId="77777777" w:rsidR="00486913" w:rsidRPr="0055433B" w:rsidRDefault="00486913" w:rsidP="00D53DB2">
                  <w:pPr>
                    <w:rPr>
                      <w:rFonts w:ascii="Times New Roman" w:hAnsi="Times New Roman" w:cs="Times New Roman"/>
                      <w:color w:val="000000" w:themeColor="text1"/>
                    </w:rPr>
                  </w:pPr>
                </w:p>
              </w:tc>
              <w:tc>
                <w:tcPr>
                  <w:tcW w:w="3080" w:type="dxa"/>
                </w:tcPr>
                <w:p w14:paraId="233EE736" w14:textId="77777777" w:rsidR="00486913" w:rsidRPr="0055433B" w:rsidRDefault="00486913" w:rsidP="00D53DB2">
                  <w:pPr>
                    <w:rPr>
                      <w:rFonts w:ascii="Times New Roman" w:hAnsi="Times New Roman" w:cs="Times New Roman"/>
                      <w:color w:val="000000" w:themeColor="text1"/>
                    </w:rPr>
                  </w:pPr>
                </w:p>
              </w:tc>
            </w:tr>
            <w:tr w:rsidR="00486913" w:rsidRPr="0055433B" w14:paraId="233EE73C" w14:textId="77777777">
              <w:tc>
                <w:tcPr>
                  <w:tcW w:w="1320" w:type="dxa"/>
                </w:tcPr>
                <w:p w14:paraId="233EE738"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9"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A" w14:textId="77777777" w:rsidR="00486913" w:rsidRPr="0055433B" w:rsidRDefault="00486913" w:rsidP="00D53DB2">
                  <w:pPr>
                    <w:rPr>
                      <w:rFonts w:ascii="Times New Roman" w:hAnsi="Times New Roman" w:cs="Times New Roman"/>
                      <w:color w:val="000000" w:themeColor="text1"/>
                    </w:rPr>
                  </w:pPr>
                </w:p>
              </w:tc>
              <w:tc>
                <w:tcPr>
                  <w:tcW w:w="3080" w:type="dxa"/>
                </w:tcPr>
                <w:p w14:paraId="233EE73B" w14:textId="77777777" w:rsidR="00486913" w:rsidRPr="0055433B" w:rsidRDefault="00486913" w:rsidP="00D53DB2">
                  <w:pPr>
                    <w:rPr>
                      <w:rFonts w:ascii="Times New Roman" w:hAnsi="Times New Roman" w:cs="Times New Roman"/>
                      <w:color w:val="000000" w:themeColor="text1"/>
                    </w:rPr>
                  </w:pPr>
                </w:p>
              </w:tc>
            </w:tr>
            <w:tr w:rsidR="00486913" w:rsidRPr="0055433B" w14:paraId="233EE741" w14:textId="77777777">
              <w:tc>
                <w:tcPr>
                  <w:tcW w:w="1320" w:type="dxa"/>
                </w:tcPr>
                <w:p w14:paraId="233EE73D"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c>
                <w:tcPr>
                  <w:tcW w:w="3080" w:type="dxa"/>
                </w:tcPr>
                <w:p w14:paraId="233EE740" w14:textId="77777777" w:rsidR="00486913" w:rsidRPr="0055433B" w:rsidRDefault="00486913" w:rsidP="00D53DB2">
                  <w:pPr>
                    <w:rPr>
                      <w:rFonts w:ascii="Times New Roman" w:hAnsi="Times New Roman" w:cs="Times New Roman"/>
                      <w:color w:val="000000" w:themeColor="text1"/>
                    </w:rPr>
                  </w:pPr>
                </w:p>
              </w:tc>
            </w:tr>
            <w:tr w:rsidR="00486913" w:rsidRPr="0055433B" w14:paraId="233EE746" w14:textId="77777777">
              <w:tc>
                <w:tcPr>
                  <w:tcW w:w="1320" w:type="dxa"/>
                </w:tcPr>
                <w:p w14:paraId="233EE742"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3"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4"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c>
                <w:tcPr>
                  <w:tcW w:w="3080" w:type="dxa"/>
                </w:tcPr>
                <w:p w14:paraId="233EE745"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r>
            <w:tr w:rsidR="00486913" w:rsidRPr="0055433B" w14:paraId="233EE74B" w14:textId="77777777" w:rsidTr="00D53DB2">
              <w:trPr>
                <w:trHeight w:val="78"/>
              </w:trPr>
              <w:tc>
                <w:tcPr>
                  <w:tcW w:w="1320" w:type="dxa"/>
                </w:tcPr>
                <w:p w14:paraId="233EE747"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8"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9"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c>
                <w:tcPr>
                  <w:tcW w:w="3080" w:type="dxa"/>
                </w:tcPr>
                <w:p w14:paraId="233EE74A" w14:textId="77777777" w:rsidR="00486913" w:rsidRPr="0055433B" w:rsidRDefault="00486913" w:rsidP="00D53DB2">
                  <w:pPr>
                    <w:rPr>
                      <w:rFonts w:ascii="Times New Roman" w:hAnsi="Times New Roman" w:cs="Times New Roman"/>
                      <w:color w:val="000000" w:themeColor="text1"/>
                    </w:rPr>
                  </w:pPr>
                </w:p>
              </w:tc>
            </w:tr>
            <w:tr w:rsidR="00486913" w:rsidRPr="0055433B" w14:paraId="233EE750" w14:textId="77777777">
              <w:tc>
                <w:tcPr>
                  <w:tcW w:w="1320" w:type="dxa"/>
                </w:tcPr>
                <w:p w14:paraId="233EE74C"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D"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c>
                <w:tcPr>
                  <w:tcW w:w="3080" w:type="dxa"/>
                </w:tcPr>
                <w:p w14:paraId="233EE74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r>
            <w:bookmarkEnd w:id="1179"/>
          </w:tbl>
          <w:p w14:paraId="233EE751" w14:textId="77777777" w:rsidR="00486913" w:rsidRPr="0055433B" w:rsidRDefault="00486913">
            <w:pPr>
              <w:rPr>
                <w:rFonts w:ascii="Times New Roman" w:hAnsi="Times New Roman" w:cs="Times New Roman"/>
                <w:color w:val="000000" w:themeColor="text1"/>
              </w:rPr>
            </w:pPr>
          </w:p>
        </w:tc>
      </w:tr>
    </w:tbl>
    <w:p w14:paraId="7A37ECE0" w14:textId="77777777" w:rsidR="0001702B" w:rsidRDefault="0001702B">
      <w:pPr>
        <w:rPr>
          <w:ins w:id="1180" w:author="Bishoy Zaki" w:date="2026-02-16T14:24:00Z" w16du:dateUtc="2026-02-16T13:24:00Z"/>
          <w:rFonts w:ascii="Times New Roman" w:hAnsi="Times New Roman" w:cs="Times New Roman"/>
          <w:color w:val="000000" w:themeColor="text1"/>
        </w:rPr>
      </w:pPr>
    </w:p>
    <w:p w14:paraId="233EE753" w14:textId="0110BD39" w:rsidR="00486913" w:rsidRDefault="00266379">
      <w:pPr>
        <w:spacing w:line="480" w:lineRule="auto"/>
        <w:ind w:firstLine="720"/>
        <w:jc w:val="both"/>
        <w:rPr>
          <w:rFonts w:ascii="Times New Roman" w:hAnsi="Times New Roman" w:cs="Times New Roman"/>
          <w:color w:val="000000" w:themeColor="text1"/>
        </w:rPr>
        <w:pPrChange w:id="1181" w:author="Bishoy Zaki" w:date="2026-02-16T14:24:00Z" w16du:dateUtc="2026-02-16T13:24:00Z">
          <w:pPr/>
        </w:pPrChange>
      </w:pPr>
      <w:r w:rsidRPr="0055433B">
        <w:rPr>
          <w:rFonts w:ascii="Times New Roman" w:hAnsi="Times New Roman" w:cs="Times New Roman"/>
          <w:color w:val="000000" w:themeColor="text1"/>
        </w:rPr>
        <w:t>As each learning product occurs, the likelihood of policy change through policy learning increases; however, non-congruent changes in behavior and policy are also possible if changes don’t align with updated beliefs and preferences. No policy change results when only beliefs change or only beliefs and preferences change without a subsequent policy change. Non-congruent policy change happens when policy change occurs but is not aligned with the changed beliefs and preferences. While not as likely as congruent change, non-congruent change may occur if a powerful minority coalition is able to use institutional processes to their advantage to shape the outcome, for example. The final pathway noted by Plümer (2024) is congruent policy change, where policy change matches the changed policy beliefs and preferences of the majority. To this approach, we add congruent and non-congruent behavior change that precedes policy changes. Non-congruent behavior change involves changes in behaviors that do not align with updated beliefs and preferences, whereas congruent behavior change does align with what was learned.</w:t>
      </w:r>
    </w:p>
    <w:p w14:paraId="681ABA99" w14:textId="77777777" w:rsidR="006A566D" w:rsidRDefault="006A566D" w:rsidP="0001702B">
      <w:pPr>
        <w:spacing w:line="480" w:lineRule="auto"/>
        <w:ind w:firstLine="720"/>
        <w:jc w:val="both"/>
        <w:rPr>
          <w:ins w:id="1182" w:author="Bishoy Zaki" w:date="2026-02-16T14:24:00Z" w16du:dateUtc="2026-02-16T13:24:00Z"/>
          <w:rFonts w:ascii="Times New Roman" w:hAnsi="Times New Roman" w:cs="Times New Roman"/>
          <w:color w:val="000000" w:themeColor="text1"/>
        </w:rPr>
      </w:pPr>
    </w:p>
    <w:p w14:paraId="3646812C" w14:textId="77777777" w:rsidR="006A566D" w:rsidRDefault="006A566D" w:rsidP="0001702B">
      <w:pPr>
        <w:spacing w:line="480" w:lineRule="auto"/>
        <w:ind w:firstLine="720"/>
        <w:jc w:val="both"/>
        <w:rPr>
          <w:ins w:id="1183" w:author="Bishoy Zaki" w:date="2026-02-16T14:24:00Z" w16du:dateUtc="2026-02-16T13:24:00Z"/>
          <w:rFonts w:ascii="Times New Roman" w:hAnsi="Times New Roman" w:cs="Times New Roman"/>
          <w:color w:val="000000" w:themeColor="text1"/>
        </w:rPr>
      </w:pPr>
    </w:p>
    <w:p w14:paraId="3A7F01CA" w14:textId="77777777" w:rsidR="00A846F1" w:rsidRPr="0055433B" w:rsidRDefault="00A846F1" w:rsidP="0001702B">
      <w:pPr>
        <w:spacing w:line="480" w:lineRule="auto"/>
        <w:ind w:firstLine="720"/>
        <w:jc w:val="both"/>
        <w:rPr>
          <w:ins w:id="1184" w:author="Bishoy Zaki" w:date="2026-02-16T14:24:00Z" w16du:dateUtc="2026-02-16T13:24:00Z"/>
          <w:rFonts w:ascii="Times New Roman" w:hAnsi="Times New Roman" w:cs="Times New Roman"/>
          <w:color w:val="000000" w:themeColor="text1"/>
        </w:rPr>
      </w:pPr>
    </w:p>
    <w:p w14:paraId="233EE754" w14:textId="77777777" w:rsidR="00486913" w:rsidRPr="0001702B" w:rsidRDefault="00266379">
      <w:pPr>
        <w:rPr>
          <w:rFonts w:ascii="Times New Roman" w:hAnsi="Times New Roman"/>
          <w:b/>
          <w:color w:val="000000" w:themeColor="text1"/>
          <w:rPrChange w:id="1185" w:author="Bishoy Zaki" w:date="2026-02-16T14:24:00Z" w16du:dateUtc="2026-02-16T13:24:00Z">
            <w:rPr>
              <w:rFonts w:ascii="Times New Roman" w:hAnsi="Times New Roman"/>
              <w:color w:val="000000" w:themeColor="text1"/>
            </w:rPr>
          </w:rPrChange>
        </w:rPr>
      </w:pPr>
      <w:bookmarkStart w:id="1186" w:name="conclusion-3"/>
      <w:bookmarkEnd w:id="1151"/>
      <w:bookmarkEnd w:id="1173"/>
      <w:r w:rsidRPr="0001702B">
        <w:rPr>
          <w:rFonts w:ascii="Times New Roman" w:hAnsi="Times New Roman"/>
          <w:b/>
          <w:color w:val="000000" w:themeColor="text1"/>
          <w:rPrChange w:id="1187" w:author="Bishoy Zaki" w:date="2026-02-16T14:24:00Z" w16du:dateUtc="2026-02-16T13:24:00Z">
            <w:rPr>
              <w:rFonts w:ascii="Times New Roman" w:hAnsi="Times New Roman"/>
              <w:color w:val="000000" w:themeColor="text1"/>
            </w:rPr>
          </w:rPrChange>
        </w:rPr>
        <w:t>5.6 Conclusion</w:t>
      </w:r>
    </w:p>
    <w:p w14:paraId="233EE755" w14:textId="77777777" w:rsidR="00486913" w:rsidRDefault="00266379">
      <w:pPr>
        <w:spacing w:line="480" w:lineRule="auto"/>
        <w:ind w:firstLine="720"/>
        <w:jc w:val="both"/>
        <w:rPr>
          <w:rFonts w:ascii="Times New Roman" w:hAnsi="Times New Roman" w:cs="Times New Roman"/>
          <w:color w:val="000000" w:themeColor="text1"/>
        </w:rPr>
        <w:pPrChange w:id="1188" w:author="Bishoy Zaki" w:date="2026-02-16T14:24:00Z" w16du:dateUtc="2026-02-16T13:24:00Z">
          <w:pPr/>
        </w:pPrChange>
      </w:pPr>
      <w:r w:rsidRPr="0055433B">
        <w:rPr>
          <w:rFonts w:ascii="Times New Roman" w:hAnsi="Times New Roman" w:cs="Times New Roman"/>
          <w:color w:val="000000" w:themeColor="text1"/>
        </w:rPr>
        <w:t>Policy learning occurs as a result of information and information processing among policy actors operating within and across institutions. In this chapter, we introduced policy-embedded learning as a conceptual approach that captures the major factors associated with policy learning, including policy actors, systems and structures, and, most notably, information and information processing. Then, we examined the literature on information processing, noting that information is ubiquitous in policymaking and only some information signals are attended to and processed. Next, we outlined a framework that embedded the learning through information processing model in the broader policymaking context. Finally, we illustrated several possible pathways that lead from belief change (i.e., learning) to policy change.</w:t>
      </w:r>
    </w:p>
    <w:p w14:paraId="78B953E3" w14:textId="77777777" w:rsidR="00A846F1" w:rsidRDefault="00A846F1" w:rsidP="006A566D">
      <w:pPr>
        <w:spacing w:line="480" w:lineRule="auto"/>
        <w:ind w:firstLine="720"/>
        <w:jc w:val="both"/>
        <w:rPr>
          <w:ins w:id="1189" w:author="Bishoy Zaki" w:date="2026-02-16T14:24:00Z" w16du:dateUtc="2026-02-16T13:24:00Z"/>
          <w:rFonts w:ascii="Times New Roman" w:hAnsi="Times New Roman" w:cs="Times New Roman"/>
          <w:color w:val="000000" w:themeColor="text1"/>
        </w:rPr>
      </w:pPr>
    </w:p>
    <w:p w14:paraId="338FA54C" w14:textId="77777777" w:rsidR="00A846F1" w:rsidRDefault="00A846F1" w:rsidP="006A566D">
      <w:pPr>
        <w:spacing w:line="480" w:lineRule="auto"/>
        <w:ind w:firstLine="720"/>
        <w:jc w:val="both"/>
        <w:rPr>
          <w:ins w:id="1190" w:author="Bishoy Zaki" w:date="2026-02-16T14:24:00Z" w16du:dateUtc="2026-02-16T13:24:00Z"/>
          <w:rFonts w:ascii="Times New Roman" w:hAnsi="Times New Roman" w:cs="Times New Roman"/>
          <w:color w:val="000000" w:themeColor="text1"/>
        </w:rPr>
      </w:pPr>
    </w:p>
    <w:p w14:paraId="2365A859" w14:textId="77777777" w:rsidR="00A846F1" w:rsidRDefault="00A846F1" w:rsidP="006A566D">
      <w:pPr>
        <w:spacing w:line="480" w:lineRule="auto"/>
        <w:ind w:firstLine="720"/>
        <w:jc w:val="both"/>
        <w:rPr>
          <w:ins w:id="1191" w:author="Bishoy Zaki" w:date="2026-02-16T14:24:00Z" w16du:dateUtc="2026-02-16T13:24:00Z"/>
          <w:rFonts w:ascii="Times New Roman" w:hAnsi="Times New Roman" w:cs="Times New Roman"/>
          <w:color w:val="000000" w:themeColor="text1"/>
        </w:rPr>
      </w:pPr>
    </w:p>
    <w:p w14:paraId="09BC20B5" w14:textId="77777777" w:rsidR="00A846F1" w:rsidRDefault="00A846F1" w:rsidP="006A566D">
      <w:pPr>
        <w:spacing w:line="480" w:lineRule="auto"/>
        <w:ind w:firstLine="720"/>
        <w:jc w:val="both"/>
        <w:rPr>
          <w:ins w:id="1192" w:author="Bishoy Zaki" w:date="2026-02-16T14:24:00Z" w16du:dateUtc="2026-02-16T13:24:00Z"/>
          <w:rFonts w:ascii="Times New Roman" w:hAnsi="Times New Roman" w:cs="Times New Roman"/>
          <w:color w:val="000000" w:themeColor="text1"/>
        </w:rPr>
      </w:pPr>
    </w:p>
    <w:p w14:paraId="06E7E15F" w14:textId="77777777" w:rsidR="00A846F1" w:rsidRDefault="00A846F1" w:rsidP="006A566D">
      <w:pPr>
        <w:spacing w:line="480" w:lineRule="auto"/>
        <w:ind w:firstLine="720"/>
        <w:jc w:val="both"/>
        <w:rPr>
          <w:ins w:id="1193" w:author="Bishoy Zaki" w:date="2026-02-16T14:24:00Z" w16du:dateUtc="2026-02-16T13:24:00Z"/>
          <w:rFonts w:ascii="Times New Roman" w:hAnsi="Times New Roman" w:cs="Times New Roman"/>
          <w:color w:val="000000" w:themeColor="text1"/>
        </w:rPr>
      </w:pPr>
    </w:p>
    <w:p w14:paraId="14C4643C" w14:textId="77777777" w:rsidR="00A846F1" w:rsidRDefault="00A846F1" w:rsidP="006A566D">
      <w:pPr>
        <w:spacing w:line="480" w:lineRule="auto"/>
        <w:ind w:firstLine="720"/>
        <w:jc w:val="both"/>
        <w:rPr>
          <w:ins w:id="1194" w:author="Bishoy Zaki" w:date="2026-02-16T14:24:00Z" w16du:dateUtc="2026-02-16T13:24:00Z"/>
          <w:rFonts w:ascii="Times New Roman" w:hAnsi="Times New Roman" w:cs="Times New Roman"/>
          <w:color w:val="000000" w:themeColor="text1"/>
        </w:rPr>
      </w:pPr>
    </w:p>
    <w:p w14:paraId="6EA8909D" w14:textId="77777777" w:rsidR="00A846F1" w:rsidRDefault="00A846F1" w:rsidP="006A566D">
      <w:pPr>
        <w:spacing w:line="480" w:lineRule="auto"/>
        <w:ind w:firstLine="720"/>
        <w:jc w:val="both"/>
        <w:rPr>
          <w:ins w:id="1195" w:author="Bishoy Zaki" w:date="2026-02-16T14:24:00Z" w16du:dateUtc="2026-02-16T13:24:00Z"/>
          <w:rFonts w:ascii="Times New Roman" w:hAnsi="Times New Roman" w:cs="Times New Roman"/>
          <w:color w:val="000000" w:themeColor="text1"/>
        </w:rPr>
      </w:pPr>
    </w:p>
    <w:p w14:paraId="0F8C0ED8" w14:textId="77777777" w:rsidR="00A846F1" w:rsidRDefault="00A846F1" w:rsidP="006A566D">
      <w:pPr>
        <w:spacing w:line="480" w:lineRule="auto"/>
        <w:ind w:firstLine="720"/>
        <w:jc w:val="both"/>
        <w:rPr>
          <w:ins w:id="1196" w:author="Bishoy Zaki" w:date="2026-02-16T14:24:00Z" w16du:dateUtc="2026-02-16T13:24:00Z"/>
          <w:rFonts w:ascii="Times New Roman" w:hAnsi="Times New Roman" w:cs="Times New Roman"/>
          <w:color w:val="000000" w:themeColor="text1"/>
        </w:rPr>
      </w:pPr>
    </w:p>
    <w:p w14:paraId="4D2B55A3" w14:textId="77777777" w:rsidR="00A846F1" w:rsidRDefault="00A846F1" w:rsidP="006A566D">
      <w:pPr>
        <w:spacing w:line="480" w:lineRule="auto"/>
        <w:ind w:firstLine="720"/>
        <w:jc w:val="both"/>
        <w:rPr>
          <w:ins w:id="1197" w:author="Bishoy Zaki" w:date="2026-02-16T14:24:00Z" w16du:dateUtc="2026-02-16T13:24:00Z"/>
          <w:rFonts w:ascii="Times New Roman" w:hAnsi="Times New Roman" w:cs="Times New Roman"/>
          <w:color w:val="000000" w:themeColor="text1"/>
        </w:rPr>
      </w:pPr>
    </w:p>
    <w:p w14:paraId="024F4C5A" w14:textId="77777777" w:rsidR="00A846F1" w:rsidRDefault="00A846F1" w:rsidP="006A566D">
      <w:pPr>
        <w:spacing w:line="480" w:lineRule="auto"/>
        <w:ind w:firstLine="720"/>
        <w:jc w:val="both"/>
        <w:rPr>
          <w:ins w:id="1198" w:author="Bishoy Zaki" w:date="2026-02-16T14:24:00Z" w16du:dateUtc="2026-02-16T13:24:00Z"/>
          <w:rFonts w:ascii="Times New Roman" w:hAnsi="Times New Roman" w:cs="Times New Roman"/>
          <w:color w:val="000000" w:themeColor="text1"/>
        </w:rPr>
      </w:pPr>
    </w:p>
    <w:p w14:paraId="6168AFA0" w14:textId="77777777" w:rsidR="00A846F1" w:rsidRDefault="00A846F1" w:rsidP="006A566D">
      <w:pPr>
        <w:spacing w:line="480" w:lineRule="auto"/>
        <w:ind w:firstLine="720"/>
        <w:jc w:val="both"/>
        <w:rPr>
          <w:ins w:id="1199" w:author="Bishoy Zaki" w:date="2026-02-16T14:24:00Z" w16du:dateUtc="2026-02-16T13:24:00Z"/>
          <w:rFonts w:ascii="Times New Roman" w:hAnsi="Times New Roman" w:cs="Times New Roman"/>
          <w:color w:val="000000" w:themeColor="text1"/>
        </w:rPr>
      </w:pPr>
    </w:p>
    <w:p w14:paraId="3247B996" w14:textId="77777777" w:rsidR="00A846F1" w:rsidRDefault="00A846F1" w:rsidP="006A566D">
      <w:pPr>
        <w:spacing w:line="480" w:lineRule="auto"/>
        <w:ind w:firstLine="720"/>
        <w:jc w:val="both"/>
        <w:rPr>
          <w:ins w:id="1200" w:author="Bishoy Zaki" w:date="2026-02-16T14:24:00Z" w16du:dateUtc="2026-02-16T13:24:00Z"/>
          <w:rFonts w:ascii="Times New Roman" w:hAnsi="Times New Roman" w:cs="Times New Roman"/>
          <w:color w:val="000000" w:themeColor="text1"/>
        </w:rPr>
      </w:pPr>
    </w:p>
    <w:p w14:paraId="7224621B" w14:textId="77777777" w:rsidR="00A846F1" w:rsidRDefault="00A846F1" w:rsidP="006A566D">
      <w:pPr>
        <w:spacing w:line="480" w:lineRule="auto"/>
        <w:ind w:firstLine="720"/>
        <w:jc w:val="both"/>
        <w:rPr>
          <w:ins w:id="1201" w:author="Bishoy Zaki" w:date="2026-02-16T14:24:00Z" w16du:dateUtc="2026-02-16T13:24:00Z"/>
          <w:rFonts w:ascii="Times New Roman" w:hAnsi="Times New Roman" w:cs="Times New Roman"/>
          <w:color w:val="000000" w:themeColor="text1"/>
        </w:rPr>
      </w:pPr>
    </w:p>
    <w:p w14:paraId="233EE756" w14:textId="77777777" w:rsidR="00486913" w:rsidRPr="0055433B" w:rsidRDefault="00266379">
      <w:pPr>
        <w:pStyle w:val="Heading1"/>
        <w:rPr>
          <w:rFonts w:ascii="Times New Roman" w:hAnsi="Times New Roman"/>
          <w:color w:val="000000" w:themeColor="text1"/>
          <w:lang w:val="en-GB"/>
          <w:rPrChange w:id="1202" w:author="Bishoy Zaki" w:date="2026-02-16T14:24:00Z" w16du:dateUtc="2026-02-16T13:24:00Z">
            <w:rPr>
              <w:rFonts w:ascii="Times New Roman" w:hAnsi="Times New Roman"/>
              <w:color w:val="000000" w:themeColor="text1"/>
            </w:rPr>
          </w:rPrChange>
        </w:rPr>
      </w:pPr>
      <w:bookmarkStart w:id="1203" w:name="_Toc220404601"/>
      <w:bookmarkStart w:id="1204" w:name="Xefd451307a1e5de8ca7cf3dc85b9b43cfb89b3c"/>
      <w:bookmarkEnd w:id="1078"/>
      <w:bookmarkEnd w:id="1186"/>
      <w:r w:rsidRPr="0055433B">
        <w:rPr>
          <w:rFonts w:ascii="Times New Roman" w:hAnsi="Times New Roman"/>
          <w:color w:val="000000" w:themeColor="text1"/>
          <w:lang w:val="en-GB"/>
          <w:rPrChange w:id="1205" w:author="Bishoy Zaki" w:date="2026-02-16T14:24:00Z" w16du:dateUtc="2026-02-16T13:24:00Z">
            <w:rPr>
              <w:rFonts w:ascii="Times New Roman" w:hAnsi="Times New Roman"/>
              <w:color w:val="000000" w:themeColor="text1"/>
            </w:rPr>
          </w:rPrChange>
        </w:rPr>
        <w:t>6. Concluding remarks: What this element does, and what comes next</w:t>
      </w:r>
      <w:bookmarkEnd w:id="1203"/>
    </w:p>
    <w:p w14:paraId="233EE757" w14:textId="77777777" w:rsidR="00486913" w:rsidRPr="00A846F1" w:rsidRDefault="00266379">
      <w:pPr>
        <w:rPr>
          <w:rFonts w:ascii="Times New Roman" w:hAnsi="Times New Roman"/>
          <w:b/>
          <w:color w:val="000000" w:themeColor="text1"/>
          <w:rPrChange w:id="1206" w:author="Bishoy Zaki" w:date="2026-02-16T14:24:00Z" w16du:dateUtc="2026-02-16T13:24:00Z">
            <w:rPr>
              <w:rFonts w:ascii="Times New Roman" w:hAnsi="Times New Roman"/>
              <w:color w:val="000000" w:themeColor="text1"/>
            </w:rPr>
          </w:rPrChange>
        </w:rPr>
      </w:pPr>
      <w:bookmarkStart w:id="1207" w:name="Xb75801879dba8e550f26a83abbe1ad5839d7b7f"/>
      <w:r w:rsidRPr="00A846F1">
        <w:rPr>
          <w:rFonts w:ascii="Times New Roman" w:hAnsi="Times New Roman"/>
          <w:b/>
          <w:color w:val="000000" w:themeColor="text1"/>
          <w:rPrChange w:id="1208" w:author="Bishoy Zaki" w:date="2026-02-16T14:24:00Z" w16du:dateUtc="2026-02-16T13:24:00Z">
            <w:rPr>
              <w:rFonts w:ascii="Times New Roman" w:hAnsi="Times New Roman"/>
              <w:color w:val="000000" w:themeColor="text1"/>
            </w:rPr>
          </w:rPrChange>
        </w:rPr>
        <w:t>6.1 Revisiting conceptual, theoretical, and analytical approaches to policy learning</w:t>
      </w:r>
    </w:p>
    <w:p w14:paraId="233EE758" w14:textId="076D91BD" w:rsidR="00486913" w:rsidRPr="0055433B" w:rsidRDefault="00266379">
      <w:pPr>
        <w:spacing w:line="480" w:lineRule="auto"/>
        <w:ind w:firstLine="720"/>
        <w:jc w:val="both"/>
        <w:rPr>
          <w:rFonts w:ascii="Times New Roman" w:hAnsi="Times New Roman" w:cs="Times New Roman"/>
          <w:color w:val="000000" w:themeColor="text1"/>
        </w:rPr>
        <w:pPrChange w:id="1209" w:author="Bishoy Zaki" w:date="2026-02-16T14:24:00Z" w16du:dateUtc="2026-02-16T13:24:00Z">
          <w:pPr/>
        </w:pPrChange>
      </w:pPr>
      <w:r w:rsidRPr="0055433B">
        <w:rPr>
          <w:rFonts w:ascii="Times New Roman" w:hAnsi="Times New Roman" w:cs="Times New Roman"/>
          <w:color w:val="000000" w:themeColor="text1"/>
        </w:rPr>
        <w:t>In the first chapter of this element, we started with the question of why, how, and when policy actors do what they do, a question the answer to which has long been a central quest for public policy scholarship. Among the different theoretical approaches that were developed to answer this question, policy learning stands out as one of the most omnipresent and potent. In reviewing the learning literature in the second chapter, we illustrated how, in an attempt to answer the aforementioned question, policy learning research has grown to become an active research field sprawling with various conceptual and theoretical approaches underpinned by different ontological-epistemological positions from mechanistic, positivist, interpretivist, to social constructivist (Zaki, 2024b; Zaki &amp; Radaelli, 2024). With such rich and diverse foundations, various theoretical descriptors of policy learning processes have emerged, resulting in a wide range of types, mechanisms, forms, mode</w:t>
      </w:r>
      <w:r w:rsidR="001A2748">
        <w:rPr>
          <w:rFonts w:ascii="Times New Roman" w:hAnsi="Times New Roman" w:cs="Times New Roman"/>
          <w:color w:val="000000" w:themeColor="text1"/>
        </w:rPr>
        <w:t>s</w:t>
      </w:r>
      <w:del w:id="1210" w:author="Bishoy Zaki" w:date="2026-02-16T14:24:00Z" w16du:dateUtc="2026-02-16T13:24:00Z">
        <w:r w:rsidR="001B54B5" w:rsidRPr="00EE26F4">
          <w:rPr>
            <w:rFonts w:ascii="Times New Roman" w:hAnsi="Times New Roman" w:cs="Times New Roman"/>
            <w:color w:val="000000" w:themeColor="text1"/>
          </w:rPr>
          <w:delText>, and degrees</w:delText>
        </w:r>
      </w:del>
      <w:r w:rsidR="001A2748">
        <w:rPr>
          <w:rFonts w:ascii="Times New Roman" w:hAnsi="Times New Roman" w:cs="Times New Roman"/>
          <w:color w:val="000000" w:themeColor="text1"/>
        </w:rPr>
        <w:t xml:space="preserve"> of learning</w:t>
      </w:r>
      <w:ins w:id="1211" w:author="Bishoy Zaki" w:date="2026-02-16T14:24:00Z" w16du:dateUtc="2026-02-16T13:24:00Z">
        <w:r w:rsidR="001A2748">
          <w:rPr>
            <w:rFonts w:ascii="Times New Roman" w:hAnsi="Times New Roman" w:cs="Times New Roman"/>
            <w:color w:val="000000" w:themeColor="text1"/>
          </w:rPr>
          <w:t xml:space="preserve"> leading to different outcomes</w:t>
        </w:r>
      </w:ins>
      <w:r w:rsidRPr="0055433B">
        <w:rPr>
          <w:rFonts w:ascii="Times New Roman" w:hAnsi="Times New Roman" w:cs="Times New Roman"/>
          <w:color w:val="000000" w:themeColor="text1"/>
        </w:rPr>
        <w:t xml:space="preserve">. Those were developed through – and deployed in a wide range of analytical approaches scaling up and down between micro-foundations and individual learning dynamics, collectives, and systems (Dunlop &amp; Radaelli, 2017; see Heikkila &amp; Gerlak, 2013; Nowlin, 2021; Zaki &amp; Wayenberg, 2023). There, and as shown in </w:t>
      </w:r>
      <w:r w:rsidR="00486913">
        <w:fldChar w:fldCharType="begin"/>
      </w:r>
      <w:r w:rsidR="00486913">
        <w:instrText>HYPERLINK \l "tbl-learn-concept" \h</w:instrText>
      </w:r>
      <w:r w:rsidR="00486913">
        <w:fldChar w:fldCharType="separate"/>
      </w:r>
      <w:r w:rsidR="00486913" w:rsidRPr="0055433B">
        <w:rPr>
          <w:rFonts w:ascii="Times New Roman" w:hAnsi="Times New Roman" w:cs="Times New Roman"/>
          <w:color w:val="000000" w:themeColor="text1"/>
        </w:rPr>
        <w:t>Table 2.1</w:t>
      </w:r>
      <w:r w:rsidR="00486913">
        <w:fldChar w:fldCharType="end"/>
      </w:r>
      <w:r w:rsidRPr="0055433B">
        <w:rPr>
          <w:rFonts w:ascii="Times New Roman" w:hAnsi="Times New Roman" w:cs="Times New Roman"/>
          <w:color w:val="000000" w:themeColor="text1"/>
        </w:rPr>
        <w:t>, we see learning being analytically employed in various ways, each anchored in specific conceptual approaches, from mechanistic and process-oriented to paradigmatic, ideational, and outcome-oriented.</w:t>
      </w:r>
    </w:p>
    <w:p w14:paraId="233EE759" w14:textId="77777777" w:rsidR="00486913" w:rsidRPr="0055433B" w:rsidRDefault="00266379">
      <w:pPr>
        <w:spacing w:line="480" w:lineRule="auto"/>
        <w:ind w:firstLine="720"/>
        <w:jc w:val="both"/>
        <w:rPr>
          <w:rFonts w:ascii="Times New Roman" w:hAnsi="Times New Roman" w:cs="Times New Roman"/>
          <w:color w:val="000000" w:themeColor="text1"/>
        </w:rPr>
        <w:pPrChange w:id="1212" w:author="Bishoy Zaki" w:date="2026-02-16T14:24:00Z" w16du:dateUtc="2026-02-16T13:24:00Z">
          <w:pPr/>
        </w:pPrChange>
      </w:pPr>
      <w:r w:rsidRPr="0055433B">
        <w:rPr>
          <w:rFonts w:ascii="Times New Roman" w:hAnsi="Times New Roman" w:cs="Times New Roman"/>
          <w:color w:val="000000" w:themeColor="text1"/>
        </w:rPr>
        <w:t xml:space="preserve">This theoretical versatility of policy learning has led to it being viewed as an ontology of the policy process, which is being recognized as providing a coherent and robust explanatory view of why policy actors do what they do, as a function of how, why, and when they learn about policy problems (see Kamkhaji, 2022). This is premised on an overarching understanding of the learning process as “policy-embedded,” where policy actors seek and/or process information and knowledge about policy problems while being embedded within a particular policy context, and where the information and knowledge they </w:t>
      </w:r>
      <w:r w:rsidRPr="0055433B">
        <w:rPr>
          <w:rFonts w:ascii="Times New Roman" w:hAnsi="Times New Roman" w:cs="Times New Roman"/>
          <w:color w:val="000000" w:themeColor="text1"/>
        </w:rPr>
        <w:lastRenderedPageBreak/>
        <w:t>collate interacts with different institutional structures therein (see Zaki et al., 2022). This policy-embedded learning process is accordingly viewed as the driver for different policy behaviors, regardless of normative assessments of the quality of learning outcomes. For example, being traceable to updates in policy-issue understandings, beliefs, and potentially, from there on, updates in policy-related behaviors, from advocacy to varying degrees of policy change. By adopting this micro-foundational perspective, policy learning is seen as the kernel and nucleus of individual and collective behavior. We then carried this fundamental approach to policy learning over to Chapter 3, pursuing the second contribution of this element, to which we now turn.</w:t>
      </w:r>
    </w:p>
    <w:p w14:paraId="233EE75A" w14:textId="77777777" w:rsidR="00486913" w:rsidRPr="00265C14" w:rsidRDefault="00266379">
      <w:pPr>
        <w:rPr>
          <w:rFonts w:ascii="Times New Roman" w:hAnsi="Times New Roman"/>
          <w:b/>
          <w:color w:val="000000" w:themeColor="text1"/>
          <w:rPrChange w:id="1213" w:author="Bishoy Zaki" w:date="2026-02-16T14:24:00Z" w16du:dateUtc="2026-02-16T13:24:00Z">
            <w:rPr>
              <w:rFonts w:ascii="Times New Roman" w:hAnsi="Times New Roman"/>
              <w:color w:val="000000" w:themeColor="text1"/>
            </w:rPr>
          </w:rPrChange>
        </w:rPr>
      </w:pPr>
      <w:bookmarkStart w:id="1214" w:name="Xb6b4bde7da4922e4277390a4ad8ffa28b2e4510"/>
      <w:bookmarkEnd w:id="1207"/>
      <w:r w:rsidRPr="00265C14">
        <w:rPr>
          <w:rFonts w:ascii="Times New Roman" w:hAnsi="Times New Roman"/>
          <w:b/>
          <w:color w:val="000000" w:themeColor="text1"/>
          <w:rPrChange w:id="1215" w:author="Bishoy Zaki" w:date="2026-02-16T14:24:00Z" w16du:dateUtc="2026-02-16T13:24:00Z">
            <w:rPr>
              <w:rFonts w:ascii="Times New Roman" w:hAnsi="Times New Roman"/>
              <w:color w:val="000000" w:themeColor="text1"/>
            </w:rPr>
          </w:rPrChange>
        </w:rPr>
        <w:t>6.2 A deeper understanding of policy learning dynamics: An Information Processing approach</w:t>
      </w:r>
    </w:p>
    <w:p w14:paraId="233EE75B" w14:textId="77777777" w:rsidR="00486913" w:rsidRPr="0055433B" w:rsidRDefault="00266379">
      <w:pPr>
        <w:spacing w:line="480" w:lineRule="auto"/>
        <w:ind w:firstLine="720"/>
        <w:jc w:val="both"/>
        <w:rPr>
          <w:rFonts w:ascii="Times New Roman" w:hAnsi="Times New Roman" w:cs="Times New Roman"/>
          <w:color w:val="000000" w:themeColor="text1"/>
        </w:rPr>
        <w:pPrChange w:id="1216" w:author="Bishoy Zaki" w:date="2026-02-16T14:24:00Z" w16du:dateUtc="2026-02-16T13:24:00Z">
          <w:pPr/>
        </w:pPrChange>
      </w:pPr>
      <w:r w:rsidRPr="0055433B">
        <w:rPr>
          <w:rFonts w:ascii="Times New Roman" w:hAnsi="Times New Roman" w:cs="Times New Roman"/>
          <w:color w:val="000000" w:themeColor="text1"/>
        </w:rPr>
        <w:t>In Chapter 3, we pivoted from the background conceptualization of policy learning to examine the micro-foundations of how learning occurs. This is by tracing and analyzing the role of information – the building block or raw material of the learning process – and how it interacts with pre-existing belief structures. To do so, we constructed a model of policy learning and information processing. This model focuses on belief change as the main learning outcome, operationalizing four varieties as a function of the interaction between pre-existing beliefs and inbound information, including no learning, belief decay, belief reinforcement, and belief change. We then used many years’ worth of public opinion data from the US about nuclear energy in Chapter 4. We leveraged this data to explore the process of learning regarding updating beliefs and preferences following the information signal of the risks of nuclear energy provided by the 2011 accident at the nuclear power plant in Fukushima, Japan. That example showed belief change regarding the risks and benefits of nuclear energy as well as preference change regarding the construction of new nuclear power plants congruent with the information.</w:t>
      </w:r>
    </w:p>
    <w:p w14:paraId="233EE75C" w14:textId="77777777" w:rsidR="00486913" w:rsidRPr="0055433B" w:rsidRDefault="00266379">
      <w:pPr>
        <w:spacing w:line="480" w:lineRule="auto"/>
        <w:ind w:firstLine="720"/>
        <w:jc w:val="both"/>
        <w:rPr>
          <w:rFonts w:ascii="Times New Roman" w:hAnsi="Times New Roman" w:cs="Times New Roman"/>
          <w:color w:val="000000" w:themeColor="text1"/>
        </w:rPr>
        <w:pPrChange w:id="1217" w:author="Bishoy Zaki" w:date="2026-02-16T14:24:00Z" w16du:dateUtc="2026-02-16T13:24:00Z">
          <w:pPr/>
        </w:pPrChange>
      </w:pPr>
      <w:r w:rsidRPr="0055433B">
        <w:rPr>
          <w:rFonts w:ascii="Times New Roman" w:hAnsi="Times New Roman" w:cs="Times New Roman"/>
          <w:color w:val="000000" w:themeColor="text1"/>
        </w:rPr>
        <w:t xml:space="preserve">After developing the policy learning and information processing model, in Chapter’s 3 and 4, we placed the micro-foundational model within the broader context of policymaking, which includes information, information processing by policy actors and institutions, and policy learning. We also discussed pathways from policy learning to policy change, which includes belief change, preference </w:t>
      </w:r>
      <w:r w:rsidRPr="0055433B">
        <w:rPr>
          <w:rFonts w:ascii="Times New Roman" w:hAnsi="Times New Roman" w:cs="Times New Roman"/>
          <w:color w:val="000000" w:themeColor="text1"/>
        </w:rPr>
        <w:lastRenderedPageBreak/>
        <w:t>change, behavior change, and policy change. For policy change to happen as a result of policy learning through information processing, all elements must be aligned and consistent with the information. This means that belief change must be consistent with the information, preference change must be consistent with belief change, behavior change must be consistent with belief and preference change, and policy must be consistent with belief, preference, and behavior change.</w:t>
      </w:r>
    </w:p>
    <w:p w14:paraId="233EE75D" w14:textId="77777777" w:rsidR="00486913" w:rsidRPr="00265C14" w:rsidRDefault="00266379">
      <w:pPr>
        <w:rPr>
          <w:rFonts w:ascii="Times New Roman" w:hAnsi="Times New Roman"/>
          <w:b/>
          <w:color w:val="000000" w:themeColor="text1"/>
          <w:rPrChange w:id="1218" w:author="Bishoy Zaki" w:date="2026-02-16T14:24:00Z" w16du:dateUtc="2026-02-16T13:24:00Z">
            <w:rPr>
              <w:rFonts w:ascii="Times New Roman" w:hAnsi="Times New Roman"/>
              <w:color w:val="000000" w:themeColor="text1"/>
            </w:rPr>
          </w:rPrChange>
        </w:rPr>
      </w:pPr>
      <w:bookmarkStart w:id="1219" w:name="Xd94967a211afd5d87c42704fc71e64acc78ab80"/>
      <w:bookmarkEnd w:id="1214"/>
      <w:r w:rsidRPr="00265C14">
        <w:rPr>
          <w:rFonts w:ascii="Times New Roman" w:hAnsi="Times New Roman"/>
          <w:b/>
          <w:color w:val="000000" w:themeColor="text1"/>
          <w:rPrChange w:id="1220" w:author="Bishoy Zaki" w:date="2026-02-16T14:24:00Z" w16du:dateUtc="2026-02-16T13:24:00Z">
            <w:rPr>
              <w:rFonts w:ascii="Times New Roman" w:hAnsi="Times New Roman"/>
              <w:color w:val="000000" w:themeColor="text1"/>
            </w:rPr>
          </w:rPrChange>
        </w:rPr>
        <w:t>6.3 What comes next? Avenues for future research</w:t>
      </w:r>
    </w:p>
    <w:p w14:paraId="233EE75E" w14:textId="77777777" w:rsidR="00486913" w:rsidRPr="0055433B" w:rsidRDefault="00266379">
      <w:pPr>
        <w:spacing w:line="480" w:lineRule="auto"/>
        <w:ind w:firstLine="720"/>
        <w:jc w:val="both"/>
        <w:rPr>
          <w:rFonts w:ascii="Times New Roman" w:hAnsi="Times New Roman" w:cs="Times New Roman"/>
          <w:color w:val="000000" w:themeColor="text1"/>
        </w:rPr>
        <w:pPrChange w:id="1221" w:author="Bishoy Zaki" w:date="2026-02-16T14:24:00Z" w16du:dateUtc="2026-02-16T13:24:00Z">
          <w:pPr/>
        </w:pPrChange>
      </w:pPr>
      <w:r w:rsidRPr="0055433B">
        <w:rPr>
          <w:rFonts w:ascii="Times New Roman" w:hAnsi="Times New Roman" w:cs="Times New Roman"/>
          <w:color w:val="000000" w:themeColor="text1"/>
        </w:rPr>
        <w:t>Having discussed our model of policy-embedded learning and information processing, we now turn to avenues for future research. The first avenue concerns the analytical level scalability of this model. As earlier noted, learning occurs within and across various levels, micro, meso, and macro, spanning individuals, collectives (such as advocacy coalitions, policy subsystems, interest groups, and organizations) as well as systemically. Furthermore, learning not only occurs within these levels but also travels across them (Dunlop &amp; Radaelli, 2017; Heikkila &amp; Gerlak, 2013; Zaki et al., 2022). Banking on the interactions between clear structural dimensions of policy actors, information and knowledge, and structures (whether cognitive or institutional), the policy learning through information processing model is highly scalable across levels. As such, future research can apply this model across multiple levels of analysis, for example, within particular collectives such as networks, advocacy coalitions, or organizations where the underlying mechanisms of interaction between prior beliefs, information processing, and weighted posterior beliefs are assumed at each level. Furthermore, and in terms of analytical level-scalability, this approach could also be applied across levels as, for example, tracing how individual learning connects to coalition learning, which then connects to subsystem learning.</w:t>
      </w:r>
    </w:p>
    <w:p w14:paraId="233EE75F" w14:textId="77777777" w:rsidR="00486913" w:rsidRPr="0055433B" w:rsidRDefault="00266379">
      <w:pPr>
        <w:spacing w:line="480" w:lineRule="auto"/>
        <w:ind w:firstLine="720"/>
        <w:jc w:val="both"/>
        <w:rPr>
          <w:rFonts w:ascii="Times New Roman" w:hAnsi="Times New Roman" w:cs="Times New Roman"/>
          <w:color w:val="000000" w:themeColor="text1"/>
        </w:rPr>
        <w:pPrChange w:id="1222" w:author="Bishoy Zaki" w:date="2026-02-16T14:24:00Z" w16du:dateUtc="2026-02-16T13:24:00Z">
          <w:pPr/>
        </w:pPrChange>
      </w:pPr>
      <w:r w:rsidRPr="0055433B">
        <w:rPr>
          <w:rFonts w:ascii="Times New Roman" w:hAnsi="Times New Roman" w:cs="Times New Roman"/>
          <w:color w:val="000000" w:themeColor="text1"/>
        </w:rPr>
        <w:t xml:space="preserve">The second avenue for future research concerns theoretically scaling up this model and embedding it within other theoretical perspectives of learning to enhance their explanatory potential. This could include various types, modes, mechanisms, and forms of learning. For example, this includes empirically tracing instrumental learning processes (mostly focused on policy instrument calibrations) through analyzing the processing of information related to secondary beliefs. Similarly, future research can pursue the same </w:t>
      </w:r>
      <w:r w:rsidRPr="0055433B">
        <w:rPr>
          <w:rFonts w:ascii="Times New Roman" w:hAnsi="Times New Roman" w:cs="Times New Roman"/>
          <w:color w:val="000000" w:themeColor="text1"/>
        </w:rPr>
        <w:lastRenderedPageBreak/>
        <w:t>approach within other modes of learning, whether epistemic, hierarchical, reflexive, or bargaining-oriented. This also extends to learning mechanisms, whereby the interaction between information and cognitive structures can be traced within inferential learning, where information signals are carefully considered and weighted, versus the case of contingent learning, where crises or focusing events quickly shift how issues are defined and reshuffle policy priorities.</w:t>
      </w:r>
    </w:p>
    <w:p w14:paraId="233EE760" w14:textId="77777777" w:rsidR="00486913" w:rsidRPr="00265C14" w:rsidRDefault="00266379">
      <w:pPr>
        <w:rPr>
          <w:rFonts w:ascii="Times New Roman" w:hAnsi="Times New Roman"/>
          <w:b/>
          <w:color w:val="000000" w:themeColor="text1"/>
          <w:rPrChange w:id="1223" w:author="Bishoy Zaki" w:date="2026-02-16T14:24:00Z" w16du:dateUtc="2026-02-16T13:24:00Z">
            <w:rPr>
              <w:rFonts w:ascii="Times New Roman" w:hAnsi="Times New Roman"/>
              <w:color w:val="000000" w:themeColor="text1"/>
            </w:rPr>
          </w:rPrChange>
        </w:rPr>
      </w:pPr>
      <w:bookmarkStart w:id="1224" w:name="corollaries-and-limitations"/>
      <w:bookmarkEnd w:id="1219"/>
      <w:r w:rsidRPr="00265C14">
        <w:rPr>
          <w:rFonts w:ascii="Times New Roman" w:hAnsi="Times New Roman"/>
          <w:b/>
          <w:color w:val="000000" w:themeColor="text1"/>
          <w:rPrChange w:id="1225" w:author="Bishoy Zaki" w:date="2026-02-16T14:24:00Z" w16du:dateUtc="2026-02-16T13:24:00Z">
            <w:rPr>
              <w:rFonts w:ascii="Times New Roman" w:hAnsi="Times New Roman"/>
              <w:color w:val="000000" w:themeColor="text1"/>
            </w:rPr>
          </w:rPrChange>
        </w:rPr>
        <w:t>6.4 Corollaries and limitations</w:t>
      </w:r>
    </w:p>
    <w:p w14:paraId="233EE761" w14:textId="77777777" w:rsidR="00486913" w:rsidRPr="0055433B" w:rsidRDefault="00266379">
      <w:pPr>
        <w:spacing w:line="480" w:lineRule="auto"/>
        <w:ind w:firstLine="720"/>
        <w:jc w:val="both"/>
        <w:rPr>
          <w:rFonts w:ascii="Times New Roman" w:hAnsi="Times New Roman" w:cs="Times New Roman"/>
          <w:color w:val="000000" w:themeColor="text1"/>
        </w:rPr>
        <w:pPrChange w:id="1226" w:author="Bishoy Zaki" w:date="2026-02-16T14:24:00Z" w16du:dateUtc="2026-02-16T13:24:00Z">
          <w:pPr/>
        </w:pPrChange>
      </w:pPr>
      <w:r w:rsidRPr="0055433B">
        <w:rPr>
          <w:rFonts w:ascii="Times New Roman" w:hAnsi="Times New Roman" w:cs="Times New Roman"/>
          <w:color w:val="000000" w:themeColor="text1"/>
        </w:rPr>
        <w:t>While the focus of this Element has been policy learning, there are several other ways in which policy change may occur. It is important to note the limits of our approach as an explanation for policy change. ACF scholarship notes that apart from policy-oriented learning policy change, both major (change associated with policy core) and minor (change associated with secondary aspects) can result from events both external and internal to the policy subsystem (Nohrstedt et al., 2023). Events or shocks can include changes in socioeconomic conditions, shifts in public opinion, changes in governing arrangements, elections, scandals, policy failures, or crises or disasters. Such events can constitute a strong information signal that leads to policy learning, such as in the cases of the Fukushima accident, the COVID-19 pandemic, or the Russian invasion of Ukraine, among others. However, apart from learning, events can lead to policy change through shifts in the resources available to coalitions or when a coalition pushing for policy change is able to exploit a policy window that opens as a result of the event (Nohrstedt &amp; Weible, 2010).</w:t>
      </w:r>
    </w:p>
    <w:p w14:paraId="233EE762" w14:textId="77777777" w:rsidR="00486913" w:rsidRPr="0055433B" w:rsidRDefault="00266379">
      <w:pPr>
        <w:spacing w:line="480" w:lineRule="auto"/>
        <w:ind w:firstLine="720"/>
        <w:jc w:val="both"/>
        <w:rPr>
          <w:rFonts w:ascii="Times New Roman" w:hAnsi="Times New Roman" w:cs="Times New Roman"/>
          <w:color w:val="000000" w:themeColor="text1"/>
        </w:rPr>
        <w:pPrChange w:id="1227" w:author="Bishoy Zaki" w:date="2026-02-16T14:24:00Z" w16du:dateUtc="2026-02-16T13:24:00Z">
          <w:pPr/>
        </w:pPrChange>
      </w:pPr>
      <w:r w:rsidRPr="0055433B">
        <w:rPr>
          <w:rFonts w:ascii="Times New Roman" w:hAnsi="Times New Roman" w:cs="Times New Roman"/>
          <w:color w:val="000000" w:themeColor="text1"/>
        </w:rPr>
        <w:t xml:space="preserve">The ACF also notes that policy change can happen as a result of a negotiated agreement between coalitions (Sabatier &amp; Weible, 2007). Negotiated agreements involve deliberation, compromises, and trade-offs between adversarial coalitions, which result in policy changes. Such agreements are more likely in the presence of a “hurting stalemate” or a situation where the status quo is unacceptable to the coalitions, and there are no other policy venues in which to engage (Nohrstedt et al., 2023). Finally, policy change can happen as a result of shifts in power between coalitions (Pierce et al., 2020). Power shifts between coalitions can happen as a result of events such as an election that favors elected officials of one coalition, and newly </w:t>
      </w:r>
      <w:r w:rsidRPr="0055433B">
        <w:rPr>
          <w:rFonts w:ascii="Times New Roman" w:hAnsi="Times New Roman" w:cs="Times New Roman"/>
          <w:color w:val="000000" w:themeColor="text1"/>
        </w:rPr>
        <w:lastRenderedPageBreak/>
        <w:t>available resources for a coalition such as a powerful elected official, or knowledgeable experts (Nowlin et al., 2022), among others.</w:t>
      </w:r>
    </w:p>
    <w:p w14:paraId="233EE763" w14:textId="77777777" w:rsidR="00486913" w:rsidRPr="0055433B" w:rsidRDefault="00266379">
      <w:pPr>
        <w:spacing w:line="480" w:lineRule="auto"/>
        <w:ind w:firstLine="720"/>
        <w:jc w:val="both"/>
        <w:rPr>
          <w:rFonts w:ascii="Times New Roman" w:hAnsi="Times New Roman" w:cs="Times New Roman"/>
          <w:color w:val="000000" w:themeColor="text1"/>
        </w:rPr>
        <w:pPrChange w:id="1228" w:author="Bishoy Zaki" w:date="2026-02-16T14:24:00Z" w16du:dateUtc="2026-02-16T13:24:00Z">
          <w:pPr/>
        </w:pPrChange>
      </w:pPr>
      <w:r w:rsidRPr="0055433B">
        <w:rPr>
          <w:rFonts w:ascii="Times New Roman" w:hAnsi="Times New Roman" w:cs="Times New Roman"/>
          <w:color w:val="000000" w:themeColor="text1"/>
        </w:rPr>
        <w:t>While information processing is at the heart of our approach to learning in this element, policy change can also happen as a result of attention to information without any changes in beliefs or preferences (Workman et al., 2009). Policy actors have multiple and perhaps competing policy preferences. Policy change can happen when one preference becomes more salient than another in the absence of learning or preference updating. One example from Jones (1994) is the consideration of the US Congress in 1991 and again in 1992 to fund the construction of the superconducting super collider, a particle accelerator that would have been built in Texas. Seventy-nine US House of Representatives members voted in favor of funding the super collider in 1991 but subsequently voted against funding in 1992. The shift in votes by the Seventy-nine members of Congress was likely a result of the issue of the budget deficit gaining more attention and making the preference for a smaller deficit (and perhaps re-election) more salient (Jones, 1994).</w:t>
      </w:r>
    </w:p>
    <w:p w14:paraId="233EE764" w14:textId="77777777" w:rsidR="00486913" w:rsidRDefault="00266379">
      <w:pPr>
        <w:spacing w:line="480" w:lineRule="auto"/>
        <w:ind w:firstLine="720"/>
        <w:jc w:val="both"/>
        <w:rPr>
          <w:rFonts w:ascii="Times New Roman" w:hAnsi="Times New Roman" w:cs="Times New Roman"/>
          <w:color w:val="000000" w:themeColor="text1"/>
        </w:rPr>
        <w:pPrChange w:id="1229" w:author="Bishoy Zaki" w:date="2026-02-16T14:24:00Z" w16du:dateUtc="2026-02-16T13:24:00Z">
          <w:pPr/>
        </w:pPrChange>
      </w:pPr>
      <w:r w:rsidRPr="0055433B">
        <w:rPr>
          <w:rFonts w:ascii="Times New Roman" w:hAnsi="Times New Roman" w:cs="Times New Roman"/>
          <w:color w:val="000000" w:themeColor="text1"/>
        </w:rPr>
        <w:t>In this element, we started with a review and mapping of the different theoretical directions in the policy learning literature, illustrating the potential for integrating an information processing approach therein. In oue view, this Element has demonstrated the substantial promise of the information processing approach to enhancing the analytical utility of policy learning research. By tracing how information is processed and reconciled against cognitive and institutional structures, this approach offers a more nuanced understanding of the micro-foundations of policy learning. It also helps advance the analytical utility of different theoretical approaches to learning. By acknowledging the cognitive processes that underpin policy decisions, scholars can gain deeper insights into the dynamics of policy change and the factors that influence learning across different contexts.</w:t>
      </w:r>
    </w:p>
    <w:p w14:paraId="6A0445AD" w14:textId="77777777" w:rsidR="00CA314A" w:rsidRDefault="00CA314A" w:rsidP="00CD188B">
      <w:pPr>
        <w:spacing w:line="480" w:lineRule="auto"/>
        <w:ind w:firstLine="720"/>
        <w:jc w:val="both"/>
        <w:rPr>
          <w:ins w:id="1230" w:author="Bishoy Zaki" w:date="2026-02-16T14:24:00Z" w16du:dateUtc="2026-02-16T13:24:00Z"/>
          <w:rFonts w:ascii="Times New Roman" w:hAnsi="Times New Roman" w:cs="Times New Roman"/>
          <w:color w:val="000000" w:themeColor="text1"/>
        </w:rPr>
      </w:pPr>
    </w:p>
    <w:p w14:paraId="690DD013" w14:textId="77777777" w:rsidR="00CA314A" w:rsidRDefault="00CA314A" w:rsidP="00CD188B">
      <w:pPr>
        <w:spacing w:line="480" w:lineRule="auto"/>
        <w:ind w:firstLine="720"/>
        <w:jc w:val="both"/>
        <w:rPr>
          <w:ins w:id="1231" w:author="Bishoy Zaki" w:date="2026-02-16T14:24:00Z" w16du:dateUtc="2026-02-16T13:24:00Z"/>
          <w:rFonts w:ascii="Times New Roman" w:hAnsi="Times New Roman" w:cs="Times New Roman"/>
          <w:color w:val="000000" w:themeColor="text1"/>
        </w:rPr>
      </w:pPr>
    </w:p>
    <w:p w14:paraId="1C3240F6" w14:textId="77777777" w:rsidR="00CA314A" w:rsidRDefault="00CA314A" w:rsidP="00CD188B">
      <w:pPr>
        <w:spacing w:line="480" w:lineRule="auto"/>
        <w:ind w:firstLine="720"/>
        <w:jc w:val="both"/>
        <w:rPr>
          <w:ins w:id="1232" w:author="Bishoy Zaki" w:date="2026-02-16T14:24:00Z" w16du:dateUtc="2026-02-16T13:24:00Z"/>
          <w:rFonts w:ascii="Times New Roman" w:hAnsi="Times New Roman" w:cs="Times New Roman"/>
          <w:color w:val="000000" w:themeColor="text1"/>
        </w:rPr>
      </w:pPr>
    </w:p>
    <w:p w14:paraId="4E0FDAD3" w14:textId="77777777" w:rsidR="00CA314A" w:rsidRDefault="00CA314A" w:rsidP="00CD188B">
      <w:pPr>
        <w:spacing w:line="480" w:lineRule="auto"/>
        <w:ind w:firstLine="720"/>
        <w:jc w:val="both"/>
        <w:rPr>
          <w:ins w:id="1233" w:author="Bishoy Zaki" w:date="2026-02-16T14:24:00Z" w16du:dateUtc="2026-02-16T13:24:00Z"/>
          <w:rFonts w:ascii="Times New Roman" w:hAnsi="Times New Roman" w:cs="Times New Roman"/>
          <w:color w:val="000000" w:themeColor="text1"/>
        </w:rPr>
      </w:pPr>
    </w:p>
    <w:p w14:paraId="4D3F6A83" w14:textId="77777777" w:rsidR="00CA314A" w:rsidRDefault="00CA314A" w:rsidP="00CD188B">
      <w:pPr>
        <w:spacing w:line="480" w:lineRule="auto"/>
        <w:ind w:firstLine="720"/>
        <w:jc w:val="both"/>
        <w:rPr>
          <w:ins w:id="1234" w:author="Bishoy Zaki" w:date="2026-02-16T14:24:00Z" w16du:dateUtc="2026-02-16T13:24:00Z"/>
          <w:rFonts w:ascii="Times New Roman" w:hAnsi="Times New Roman" w:cs="Times New Roman"/>
          <w:color w:val="000000" w:themeColor="text1"/>
        </w:rPr>
      </w:pPr>
    </w:p>
    <w:p w14:paraId="233EE765" w14:textId="77777777" w:rsidR="00486913" w:rsidRPr="0055433B" w:rsidRDefault="00266379">
      <w:pPr>
        <w:pStyle w:val="Heading1"/>
        <w:rPr>
          <w:rFonts w:ascii="Times New Roman" w:hAnsi="Times New Roman"/>
          <w:color w:val="000000" w:themeColor="text1"/>
          <w:lang w:val="en-GB"/>
          <w:rPrChange w:id="1235" w:author="Bishoy Zaki" w:date="2026-02-16T14:24:00Z" w16du:dateUtc="2026-02-16T13:24:00Z">
            <w:rPr>
              <w:rFonts w:ascii="Times New Roman" w:hAnsi="Times New Roman"/>
              <w:color w:val="000000" w:themeColor="text1"/>
            </w:rPr>
          </w:rPrChange>
        </w:rPr>
      </w:pPr>
      <w:bookmarkStart w:id="1236" w:name="_Toc220404602"/>
      <w:bookmarkStart w:id="1237" w:name="references"/>
      <w:bookmarkEnd w:id="1204"/>
      <w:bookmarkEnd w:id="1224"/>
      <w:r w:rsidRPr="0055433B">
        <w:rPr>
          <w:rFonts w:ascii="Times New Roman" w:hAnsi="Times New Roman"/>
          <w:color w:val="000000" w:themeColor="text1"/>
          <w:lang w:val="en-GB"/>
          <w:rPrChange w:id="1238" w:author="Bishoy Zaki" w:date="2026-02-16T14:24:00Z" w16du:dateUtc="2026-02-16T13:24:00Z">
            <w:rPr>
              <w:rFonts w:ascii="Times New Roman" w:hAnsi="Times New Roman"/>
              <w:color w:val="000000" w:themeColor="text1"/>
            </w:rPr>
          </w:rPrChange>
        </w:rPr>
        <w:t>References</w:t>
      </w:r>
      <w:bookmarkEnd w:id="1236"/>
    </w:p>
    <w:p w14:paraId="233EE766" w14:textId="77777777" w:rsidR="00486913" w:rsidRPr="0055433B" w:rsidRDefault="00266379">
      <w:pPr>
        <w:pStyle w:val="Bibliography"/>
        <w:rPr>
          <w:rFonts w:ascii="Times New Roman" w:hAnsi="Times New Roman" w:cs="Times New Roman"/>
          <w:color w:val="000000" w:themeColor="text1"/>
        </w:rPr>
      </w:pPr>
      <w:bookmarkStart w:id="1239" w:name="ref-adcockMeasurementValidityShared2001"/>
      <w:bookmarkStart w:id="1240" w:name="refs"/>
      <w:r w:rsidRPr="0055433B">
        <w:rPr>
          <w:rFonts w:ascii="Times New Roman" w:hAnsi="Times New Roman" w:cs="Times New Roman"/>
          <w:color w:val="000000" w:themeColor="text1"/>
        </w:rPr>
        <w:t xml:space="preserve">Adcock, R., &amp; Collier, D. (2001). Measurement Validity: A Shared Standard for Qualitative and Quantitative Research. </w:t>
      </w:r>
      <w:r w:rsidRPr="0055433B">
        <w:rPr>
          <w:rFonts w:ascii="Times New Roman" w:hAnsi="Times New Roman" w:cs="Times New Roman"/>
          <w:i/>
          <w:iCs/>
          <w:color w:val="000000" w:themeColor="text1"/>
        </w:rPr>
        <w:t>American Political Science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95</w:t>
      </w:r>
      <w:r w:rsidRPr="0055433B">
        <w:rPr>
          <w:rFonts w:ascii="Times New Roman" w:hAnsi="Times New Roman" w:cs="Times New Roman"/>
          <w:color w:val="000000" w:themeColor="text1"/>
        </w:rPr>
        <w:t>(3), 529–546. https://doi.org/10.1017/S0003055401003100</w:t>
      </w:r>
    </w:p>
    <w:p w14:paraId="233EE767" w14:textId="77777777" w:rsidR="00486913" w:rsidRPr="0055433B" w:rsidRDefault="00266379">
      <w:pPr>
        <w:pStyle w:val="Bibliography"/>
        <w:rPr>
          <w:rFonts w:ascii="Times New Roman" w:hAnsi="Times New Roman" w:cs="Times New Roman"/>
          <w:color w:val="000000" w:themeColor="text1"/>
        </w:rPr>
      </w:pPr>
      <w:bookmarkStart w:id="1241" w:name="ref-albrightPolicyChangeLearning2011a"/>
      <w:bookmarkEnd w:id="1239"/>
      <w:r w:rsidRPr="0055433B">
        <w:rPr>
          <w:rFonts w:ascii="Times New Roman" w:hAnsi="Times New Roman" w:cs="Times New Roman"/>
          <w:color w:val="000000" w:themeColor="text1"/>
        </w:rPr>
        <w:t xml:space="preserve">Albright, E. A. (2011). Policy Change and Learning in Response to Extreme Flood Events in Hungary: An Advocacy Coalition Approach: Albright: Policy Change and Learning.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485–511. https://doi.org/10.1111/j.1541-0072.2011.00418.x</w:t>
      </w:r>
    </w:p>
    <w:p w14:paraId="233EE768" w14:textId="77777777" w:rsidR="00486913" w:rsidRPr="0055433B" w:rsidRDefault="00266379">
      <w:pPr>
        <w:pStyle w:val="Bibliography"/>
        <w:rPr>
          <w:rFonts w:ascii="Times New Roman" w:hAnsi="Times New Roman" w:cs="Times New Roman"/>
          <w:color w:val="000000" w:themeColor="text1"/>
        </w:rPr>
      </w:pPr>
      <w:bookmarkStart w:id="1242" w:name="ref-ansellHowLearningAggregates2017"/>
      <w:bookmarkEnd w:id="1241"/>
      <w:r w:rsidRPr="0055433B">
        <w:rPr>
          <w:rFonts w:ascii="Times New Roman" w:hAnsi="Times New Roman" w:cs="Times New Roman"/>
          <w:color w:val="000000" w:themeColor="text1"/>
        </w:rPr>
        <w:t xml:space="preserve">Ansell, C., Lundin, M., &amp; Öberg, P. (2017). How Learning Aggregates: A Social Network Analysis of Learning Between Swedish Municipalities. </w:t>
      </w:r>
      <w:r w:rsidRPr="0055433B">
        <w:rPr>
          <w:rFonts w:ascii="Times New Roman" w:hAnsi="Times New Roman" w:cs="Times New Roman"/>
          <w:i/>
          <w:iCs/>
          <w:color w:val="000000" w:themeColor="text1"/>
        </w:rPr>
        <w:t>Local Government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(6), 903–926. https://doi.org/10.1080/03003930.2017.1342626</w:t>
      </w:r>
    </w:p>
    <w:p w14:paraId="233EE769" w14:textId="77777777" w:rsidR="00486913" w:rsidRPr="0055433B" w:rsidRDefault="00266379">
      <w:pPr>
        <w:pStyle w:val="Bibliography"/>
        <w:rPr>
          <w:rFonts w:ascii="Times New Roman" w:hAnsi="Times New Roman" w:cs="Times New Roman"/>
          <w:color w:val="000000" w:themeColor="text1"/>
        </w:rPr>
      </w:pPr>
      <w:bookmarkStart w:id="1243" w:name="Xe1aba9f80a27355c01b25d6c78f4086a986d3c5"/>
      <w:bookmarkEnd w:id="1242"/>
      <w:r w:rsidRPr="0055433B">
        <w:rPr>
          <w:rFonts w:ascii="Times New Roman" w:hAnsi="Times New Roman" w:cs="Times New Roman"/>
          <w:color w:val="000000" w:themeColor="text1"/>
        </w:rPr>
        <w:t xml:space="preserve">Argyris, C., &amp; Schon, D. A. (1978). </w:t>
      </w:r>
      <w:r w:rsidRPr="0055433B">
        <w:rPr>
          <w:rFonts w:ascii="Times New Roman" w:hAnsi="Times New Roman" w:cs="Times New Roman"/>
          <w:i/>
          <w:iCs/>
          <w:color w:val="000000" w:themeColor="text1"/>
        </w:rPr>
        <w:t>Organizational Learning: A Theory of Action Perspective</w:t>
      </w:r>
      <w:r w:rsidRPr="0055433B">
        <w:rPr>
          <w:rFonts w:ascii="Times New Roman" w:hAnsi="Times New Roman" w:cs="Times New Roman"/>
          <w:color w:val="000000" w:themeColor="text1"/>
        </w:rPr>
        <w:t>. Addison-Wesley.</w:t>
      </w:r>
    </w:p>
    <w:p w14:paraId="233EE76A" w14:textId="77777777" w:rsidR="00486913" w:rsidRPr="0055433B" w:rsidRDefault="00266379">
      <w:pPr>
        <w:pStyle w:val="Bibliography"/>
        <w:rPr>
          <w:rFonts w:ascii="Times New Roman" w:hAnsi="Times New Roman" w:cs="Times New Roman"/>
          <w:color w:val="000000" w:themeColor="text1"/>
        </w:rPr>
      </w:pPr>
      <w:bookmarkStart w:id="1244" w:name="ref-arnoldPolicyLearningScience2014"/>
      <w:bookmarkEnd w:id="1243"/>
      <w:r w:rsidRPr="0055433B">
        <w:rPr>
          <w:rFonts w:ascii="Times New Roman" w:hAnsi="Times New Roman" w:cs="Times New Roman"/>
          <w:color w:val="000000" w:themeColor="text1"/>
        </w:rPr>
        <w:t xml:space="preserve">Arnold, G. (2014). Policy Learning and Science Policy Innovation Adoption by Street-Level Bureaucrats.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(3), 389–414.</w:t>
      </w:r>
    </w:p>
    <w:p w14:paraId="233EE76B" w14:textId="77777777" w:rsidR="00486913" w:rsidRPr="0055433B" w:rsidRDefault="00266379">
      <w:pPr>
        <w:pStyle w:val="Bibliography"/>
        <w:rPr>
          <w:rFonts w:ascii="Times New Roman" w:hAnsi="Times New Roman" w:cs="Times New Roman"/>
          <w:color w:val="000000" w:themeColor="text1"/>
        </w:rPr>
      </w:pPr>
      <w:bookmarkStart w:id="1245" w:name="ref-bandelowLearningNecessaryNot2019"/>
      <w:bookmarkEnd w:id="1244"/>
      <w:r w:rsidRPr="0055433B">
        <w:rPr>
          <w:rFonts w:ascii="Times New Roman" w:hAnsi="Times New Roman" w:cs="Times New Roman"/>
          <w:color w:val="000000" w:themeColor="text1"/>
        </w:rPr>
        <w:t xml:space="preserve">Bandelow, N. C., Vogeler, C. S., Hornung, J., Kuhlmann, J., &amp; Heidrich, S. (2019). Learning as a Necessary but Not Sufficient Condition for Major Health Policy Change: A Qualitative Comparative Analysis Combining ACF and MSF. </w:t>
      </w:r>
      <w:r w:rsidRPr="0055433B">
        <w:rPr>
          <w:rFonts w:ascii="Times New Roman" w:hAnsi="Times New Roman" w:cs="Times New Roman"/>
          <w:i/>
          <w:iCs/>
          <w:color w:val="000000" w:themeColor="text1"/>
        </w:rPr>
        <w:t>Journal of Comparative Policy Analysis: Research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167–182. https://doi.org/10.1080/13876988.2017.1393920</w:t>
      </w:r>
    </w:p>
    <w:p w14:paraId="233EE76C" w14:textId="77777777" w:rsidR="00486913" w:rsidRPr="0055433B" w:rsidRDefault="00266379">
      <w:pPr>
        <w:pStyle w:val="Bibliography"/>
        <w:rPr>
          <w:rFonts w:ascii="Times New Roman" w:hAnsi="Times New Roman" w:cs="Times New Roman"/>
          <w:color w:val="000000" w:themeColor="text1"/>
        </w:rPr>
      </w:pPr>
      <w:bookmarkStart w:id="1246" w:name="Xc42d4c7c93710a33d11e7c2d3ca38b6ce242843"/>
      <w:bookmarkEnd w:id="1245"/>
      <w:r w:rsidRPr="0055433B">
        <w:rPr>
          <w:rFonts w:ascii="Times New Roman" w:hAnsi="Times New Roman" w:cs="Times New Roman"/>
          <w:color w:val="000000" w:themeColor="text1"/>
        </w:rPr>
        <w:t xml:space="preserve">Baumgartner, F. R., &amp; Jones, B. D. (1993). </w:t>
      </w:r>
      <w:r w:rsidRPr="0055433B">
        <w:rPr>
          <w:rFonts w:ascii="Times New Roman" w:hAnsi="Times New Roman" w:cs="Times New Roman"/>
          <w:i/>
          <w:iCs/>
          <w:color w:val="000000" w:themeColor="text1"/>
        </w:rPr>
        <w:t>Agendas and Instability in American Politics</w:t>
      </w:r>
      <w:r w:rsidRPr="0055433B">
        <w:rPr>
          <w:rFonts w:ascii="Times New Roman" w:hAnsi="Times New Roman" w:cs="Times New Roman"/>
          <w:color w:val="000000" w:themeColor="text1"/>
        </w:rPr>
        <w:t>. University Of Chicago Press.</w:t>
      </w:r>
    </w:p>
    <w:p w14:paraId="233EE76D" w14:textId="77777777" w:rsidR="00486913" w:rsidRPr="0055433B" w:rsidRDefault="00266379">
      <w:pPr>
        <w:pStyle w:val="Bibliography"/>
        <w:rPr>
          <w:rFonts w:ascii="Times New Roman" w:hAnsi="Times New Roman" w:cs="Times New Roman"/>
          <w:color w:val="000000" w:themeColor="text1"/>
        </w:rPr>
      </w:pPr>
      <w:bookmarkStart w:id="1247" w:name="X2a79e1809ee7ff3c4d1405e23f026099b67c6a5"/>
      <w:bookmarkEnd w:id="1246"/>
      <w:r w:rsidRPr="0055433B">
        <w:rPr>
          <w:rFonts w:ascii="Times New Roman" w:hAnsi="Times New Roman" w:cs="Times New Roman"/>
          <w:color w:val="000000" w:themeColor="text1"/>
        </w:rPr>
        <w:t xml:space="preserve">Baumgartner, F. R., &amp; Jones, B. D. (2015). </w:t>
      </w:r>
      <w:r w:rsidRPr="0055433B">
        <w:rPr>
          <w:rFonts w:ascii="Times New Roman" w:hAnsi="Times New Roman" w:cs="Times New Roman"/>
          <w:i/>
          <w:iCs/>
          <w:color w:val="000000" w:themeColor="text1"/>
        </w:rPr>
        <w:t>The Politics of Information: Problem Definition and the Course of Public Policy in America</w:t>
      </w:r>
      <w:r w:rsidRPr="0055433B">
        <w:rPr>
          <w:rFonts w:ascii="Times New Roman" w:hAnsi="Times New Roman" w:cs="Times New Roman"/>
          <w:color w:val="000000" w:themeColor="text1"/>
        </w:rPr>
        <w:t>. University Of Chicago Press.</w:t>
      </w:r>
    </w:p>
    <w:p w14:paraId="233EE76E" w14:textId="77777777" w:rsidR="00486913" w:rsidRPr="0055433B" w:rsidRDefault="00266379">
      <w:pPr>
        <w:pStyle w:val="Bibliography"/>
        <w:rPr>
          <w:rFonts w:ascii="Times New Roman" w:hAnsi="Times New Roman" w:cs="Times New Roman"/>
          <w:color w:val="000000" w:themeColor="text1"/>
        </w:rPr>
      </w:pPr>
      <w:bookmarkStart w:id="1248" w:name="X978356f3b8759284a522c9a9c94899c5332f0c8"/>
      <w:bookmarkEnd w:id="1247"/>
      <w:r w:rsidRPr="0055433B">
        <w:rPr>
          <w:rFonts w:ascii="Times New Roman" w:hAnsi="Times New Roman" w:cs="Times New Roman"/>
          <w:color w:val="000000" w:themeColor="text1"/>
        </w:rPr>
        <w:t xml:space="preserve">Baumgartner, F. R., Jones, B. D., &amp; Mortensen, P. B. (2023). Punctuated Equilibrium Theory: Explaining Stability and Change in Public Policymaking.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65–99). Routledge.</w:t>
      </w:r>
    </w:p>
    <w:p w14:paraId="233EE76F" w14:textId="77777777" w:rsidR="00486913" w:rsidRPr="0055433B" w:rsidRDefault="00266379">
      <w:pPr>
        <w:pStyle w:val="Bibliography"/>
        <w:rPr>
          <w:rFonts w:ascii="Times New Roman" w:hAnsi="Times New Roman" w:cs="Times New Roman"/>
          <w:color w:val="000000" w:themeColor="text1"/>
        </w:rPr>
      </w:pPr>
      <w:bookmarkStart w:id="1249" w:name="ref-beachPresentRoleAnalogical2021"/>
      <w:bookmarkEnd w:id="1248"/>
      <w:r w:rsidRPr="0055433B">
        <w:rPr>
          <w:rFonts w:ascii="Times New Roman" w:hAnsi="Times New Roman" w:cs="Times New Roman"/>
          <w:color w:val="000000" w:themeColor="text1"/>
        </w:rPr>
        <w:t xml:space="preserve">Beach, D., Schäfer, D., &amp; Smeets, S. (2021). The Past in the Present—The Role of Analogical Reasoning in Epistemic Learning About How to Tackle Complex Policy Problems.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457–483. https://doi.org/10.1111/psj.12372</w:t>
      </w:r>
    </w:p>
    <w:p w14:paraId="233EE770" w14:textId="77777777" w:rsidR="00486913" w:rsidRPr="0055433B" w:rsidRDefault="00266379">
      <w:pPr>
        <w:pStyle w:val="Bibliography"/>
        <w:rPr>
          <w:rFonts w:ascii="Times New Roman" w:hAnsi="Times New Roman" w:cs="Times New Roman"/>
          <w:color w:val="000000" w:themeColor="text1"/>
        </w:rPr>
      </w:pPr>
      <w:bookmarkStart w:id="1250" w:name="ref-bennettWhatPolicyConvergence1991"/>
      <w:bookmarkEnd w:id="1249"/>
      <w:r w:rsidRPr="0055433B">
        <w:rPr>
          <w:rFonts w:ascii="Times New Roman" w:hAnsi="Times New Roman" w:cs="Times New Roman"/>
          <w:color w:val="000000" w:themeColor="text1"/>
        </w:rPr>
        <w:t xml:space="preserve">Bennett, C. J. (1991). What Is Policy Convergence and What Causes It? </w:t>
      </w:r>
      <w:r w:rsidRPr="0055433B">
        <w:rPr>
          <w:rFonts w:ascii="Times New Roman" w:hAnsi="Times New Roman" w:cs="Times New Roman"/>
          <w:i/>
          <w:iCs/>
          <w:color w:val="000000" w:themeColor="text1"/>
        </w:rPr>
        <w:t>British Journal of Political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215–233. https://doi.org/10.1017/S0007123400006116</w:t>
      </w:r>
    </w:p>
    <w:p w14:paraId="233EE771" w14:textId="77777777" w:rsidR="00486913" w:rsidRPr="0055433B" w:rsidRDefault="00266379">
      <w:pPr>
        <w:pStyle w:val="Bibliography"/>
        <w:rPr>
          <w:rFonts w:ascii="Times New Roman" w:hAnsi="Times New Roman" w:cs="Times New Roman"/>
          <w:color w:val="000000" w:themeColor="text1"/>
        </w:rPr>
      </w:pPr>
      <w:bookmarkStart w:id="1251" w:name="X9030d6452f605b36ff776f803cb071a532ca3e5"/>
      <w:bookmarkEnd w:id="1250"/>
      <w:r w:rsidRPr="0055433B">
        <w:rPr>
          <w:rFonts w:ascii="Times New Roman" w:hAnsi="Times New Roman" w:cs="Times New Roman"/>
          <w:color w:val="000000" w:themeColor="text1"/>
        </w:rPr>
        <w:t xml:space="preserve">Bennett, C. J., &amp; Howlett, M. (1992). The Lessons of Learning: Reconciling Theories of Policy Learning and Policy Change.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(3), 275–294.</w:t>
      </w:r>
    </w:p>
    <w:p w14:paraId="233EE772" w14:textId="77777777" w:rsidR="00486913" w:rsidRPr="0055433B" w:rsidRDefault="00266379">
      <w:pPr>
        <w:pStyle w:val="Bibliography"/>
        <w:rPr>
          <w:rFonts w:ascii="Times New Roman" w:hAnsi="Times New Roman" w:cs="Times New Roman"/>
          <w:color w:val="000000" w:themeColor="text1"/>
        </w:rPr>
      </w:pPr>
      <w:bookmarkStart w:id="1252" w:name="ref-besleyImpactAccidentAttention2014"/>
      <w:bookmarkEnd w:id="1251"/>
      <w:r w:rsidRPr="0055433B">
        <w:rPr>
          <w:rFonts w:ascii="Times New Roman" w:hAnsi="Times New Roman" w:cs="Times New Roman"/>
          <w:color w:val="000000" w:themeColor="text1"/>
        </w:rPr>
        <w:lastRenderedPageBreak/>
        <w:t xml:space="preserve">Besley, J. C., &amp; Oh, S.-H. (2014). The Impact of Accident Attention, Ideology, and Environmentalism on American Attitudes Toward Nuclear Energy. </w:t>
      </w:r>
      <w:r w:rsidRPr="0055433B">
        <w:rPr>
          <w:rFonts w:ascii="Times New Roman" w:hAnsi="Times New Roman" w:cs="Times New Roman"/>
          <w:i/>
          <w:iCs/>
          <w:color w:val="000000" w:themeColor="text1"/>
        </w:rPr>
        <w:t>Risk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(5), 949–964.</w:t>
      </w:r>
    </w:p>
    <w:p w14:paraId="233EE773" w14:textId="77777777" w:rsidR="00486913" w:rsidRPr="0055433B" w:rsidRDefault="00266379">
      <w:pPr>
        <w:pStyle w:val="Bibliography"/>
        <w:rPr>
          <w:rFonts w:ascii="Times New Roman" w:hAnsi="Times New Roman" w:cs="Times New Roman"/>
          <w:color w:val="000000" w:themeColor="text1"/>
        </w:rPr>
      </w:pPr>
      <w:bookmarkStart w:id="1253" w:name="ref-biegelbauerHowDifferentForms2016"/>
      <w:bookmarkEnd w:id="1252"/>
      <w:r w:rsidRPr="0055433B">
        <w:rPr>
          <w:rFonts w:ascii="Times New Roman" w:hAnsi="Times New Roman" w:cs="Times New Roman"/>
          <w:color w:val="000000" w:themeColor="text1"/>
        </w:rPr>
        <w:t xml:space="preserve">Biegelbauer, P. (2016). How Different Forms of Policy Learning Influence Each Other: Case Studies from Austrian Innovation Policy-Making.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(2), 129–146. https://doi.org/10.1080/01442872.2015.1118027</w:t>
      </w:r>
    </w:p>
    <w:p w14:paraId="233EE774" w14:textId="77777777" w:rsidR="00486913" w:rsidRPr="0055433B" w:rsidRDefault="00266379">
      <w:pPr>
        <w:pStyle w:val="Bibliography"/>
        <w:rPr>
          <w:rFonts w:ascii="Times New Roman" w:hAnsi="Times New Roman" w:cs="Times New Roman"/>
          <w:color w:val="000000" w:themeColor="text1"/>
        </w:rPr>
      </w:pPr>
      <w:bookmarkStart w:id="1254" w:name="ref-birklandDisasterAgendaSetting1997"/>
      <w:bookmarkEnd w:id="1253"/>
      <w:r w:rsidRPr="0055433B">
        <w:rPr>
          <w:rFonts w:ascii="Times New Roman" w:hAnsi="Times New Roman" w:cs="Times New Roman"/>
          <w:color w:val="000000" w:themeColor="text1"/>
        </w:rPr>
        <w:t xml:space="preserve">Birkland, T. A. (1997). </w:t>
      </w:r>
      <w:r w:rsidRPr="0055433B">
        <w:rPr>
          <w:rFonts w:ascii="Times New Roman" w:hAnsi="Times New Roman" w:cs="Times New Roman"/>
          <w:i/>
          <w:iCs/>
          <w:color w:val="000000" w:themeColor="text1"/>
        </w:rPr>
        <w:t>After Disaster: Agenda Setting, Public Policy, and Focusing Events</w:t>
      </w:r>
      <w:r w:rsidRPr="0055433B">
        <w:rPr>
          <w:rFonts w:ascii="Times New Roman" w:hAnsi="Times New Roman" w:cs="Times New Roman"/>
          <w:color w:val="000000" w:themeColor="text1"/>
        </w:rPr>
        <w:t>. Georgetown University Press.</w:t>
      </w:r>
    </w:p>
    <w:p w14:paraId="233EE775" w14:textId="77777777" w:rsidR="00486913" w:rsidRPr="0055433B" w:rsidRDefault="00266379">
      <w:pPr>
        <w:pStyle w:val="Bibliography"/>
        <w:rPr>
          <w:rFonts w:ascii="Times New Roman" w:hAnsi="Times New Roman" w:cs="Times New Roman"/>
          <w:color w:val="000000" w:themeColor="text1"/>
        </w:rPr>
      </w:pPr>
      <w:bookmarkStart w:id="1255" w:name="Xd8dc5fa100b3e8f70e61c2bf06dffa37f9e50fc"/>
      <w:bookmarkEnd w:id="1254"/>
      <w:r w:rsidRPr="0055433B">
        <w:rPr>
          <w:rFonts w:ascii="Times New Roman" w:hAnsi="Times New Roman" w:cs="Times New Roman"/>
          <w:color w:val="000000" w:themeColor="text1"/>
        </w:rPr>
        <w:t xml:space="preserve">Birkland, T. A. (1998). Focusing Events, Mobilization, and Agenda Setting.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18</w:t>
      </w:r>
      <w:r w:rsidRPr="0055433B">
        <w:rPr>
          <w:rFonts w:ascii="Times New Roman" w:hAnsi="Times New Roman" w:cs="Times New Roman"/>
          <w:color w:val="000000" w:themeColor="text1"/>
        </w:rPr>
        <w:t>(1), 53–74.</w:t>
      </w:r>
    </w:p>
    <w:p w14:paraId="233EE776" w14:textId="77777777" w:rsidR="00486913" w:rsidRPr="0055433B" w:rsidRDefault="00266379">
      <w:pPr>
        <w:pStyle w:val="Bibliography"/>
        <w:rPr>
          <w:rFonts w:ascii="Times New Roman" w:hAnsi="Times New Roman" w:cs="Times New Roman"/>
          <w:color w:val="000000" w:themeColor="text1"/>
        </w:rPr>
      </w:pPr>
      <w:bookmarkStart w:id="1256" w:name="ref-birklandWorldChangedToday2004"/>
      <w:bookmarkEnd w:id="1255"/>
      <w:r w:rsidRPr="0055433B">
        <w:rPr>
          <w:rFonts w:ascii="Times New Roman" w:hAnsi="Times New Roman" w:cs="Times New Roman"/>
          <w:color w:val="000000" w:themeColor="text1"/>
        </w:rPr>
        <w:t xml:space="preserve">Birkland, T. A. (2004). "The World Changed Today": Agenda-Setting and Policy Change in the Wake of the September 11 Terrorist Attacks.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179–200. https://doi.org/10.1111/j.1541-1338.2004.00068.x</w:t>
      </w:r>
    </w:p>
    <w:p w14:paraId="233EE777" w14:textId="77777777" w:rsidR="00486913" w:rsidRPr="0055433B" w:rsidRDefault="00266379">
      <w:pPr>
        <w:pStyle w:val="Bibliography"/>
        <w:rPr>
          <w:rFonts w:ascii="Times New Roman" w:hAnsi="Times New Roman" w:cs="Times New Roman"/>
          <w:color w:val="000000" w:themeColor="text1"/>
        </w:rPr>
      </w:pPr>
      <w:bookmarkStart w:id="1257" w:name="Xc61e27be138688f5189a1d434852e8868ec280d"/>
      <w:bookmarkEnd w:id="1256"/>
      <w:r w:rsidRPr="0055433B">
        <w:rPr>
          <w:rFonts w:ascii="Times New Roman" w:hAnsi="Times New Roman" w:cs="Times New Roman"/>
          <w:color w:val="000000" w:themeColor="text1"/>
        </w:rPr>
        <w:t xml:space="preserve">Blum, S. (2018). The Multiple-Streams Framework and Knowledge Utilization: Argumentative Couplings of Problem, Policy, and Politics Issues. </w:t>
      </w:r>
      <w:r w:rsidRPr="0055433B">
        <w:rPr>
          <w:rFonts w:ascii="Times New Roman" w:hAnsi="Times New Roman" w:cs="Times New Roman"/>
          <w:i/>
          <w:iCs/>
          <w:color w:val="000000" w:themeColor="text1"/>
        </w:rPr>
        <w:t>European Policy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(1), 94–117. https://doi.org/10.1002/epa2.1029</w:t>
      </w:r>
    </w:p>
    <w:p w14:paraId="233EE778" w14:textId="77777777" w:rsidR="00486913" w:rsidRPr="0055433B" w:rsidRDefault="00266379">
      <w:pPr>
        <w:pStyle w:val="Bibliography"/>
        <w:rPr>
          <w:rFonts w:ascii="Times New Roman" w:hAnsi="Times New Roman" w:cs="Times New Roman"/>
          <w:color w:val="000000" w:themeColor="text1"/>
        </w:rPr>
      </w:pPr>
      <w:bookmarkStart w:id="1258" w:name="ref-boinHidingPlainSight2020"/>
      <w:bookmarkEnd w:id="1257"/>
      <w:r w:rsidRPr="0055433B">
        <w:rPr>
          <w:rFonts w:ascii="Times New Roman" w:hAnsi="Times New Roman" w:cs="Times New Roman"/>
          <w:color w:val="000000" w:themeColor="text1"/>
        </w:rPr>
        <w:t xml:space="preserve">Boin, A., Ekengren, M., &amp; Rhinard, M. (2020). Hiding in Plain Sight: Conceptualizing the Creeping Crisis.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(2), 116–138. https://doi.org/10.1002/rhc3.12193</w:t>
      </w:r>
    </w:p>
    <w:p w14:paraId="233EE779" w14:textId="77777777" w:rsidR="00486913" w:rsidRPr="0055433B" w:rsidRDefault="00266379">
      <w:pPr>
        <w:pStyle w:val="Bibliography"/>
        <w:rPr>
          <w:rFonts w:ascii="Times New Roman" w:hAnsi="Times New Roman" w:cs="Times New Roman"/>
          <w:color w:val="000000" w:themeColor="text1"/>
        </w:rPr>
      </w:pPr>
      <w:bookmarkStart w:id="1259" w:name="X9569393db3759387a63fc22b6db136bb53aed6f"/>
      <w:bookmarkEnd w:id="1258"/>
      <w:r w:rsidRPr="0055433B">
        <w:rPr>
          <w:rFonts w:ascii="Times New Roman" w:hAnsi="Times New Roman" w:cs="Times New Roman"/>
          <w:color w:val="000000" w:themeColor="text1"/>
        </w:rPr>
        <w:t xml:space="preserve">Borrás, S. (2011). Policy Learning and Organizational Capacities in Innovation Policies. </w:t>
      </w:r>
      <w:r w:rsidRPr="0055433B">
        <w:rPr>
          <w:rFonts w:ascii="Times New Roman" w:hAnsi="Times New Roman" w:cs="Times New Roman"/>
          <w:i/>
          <w:iCs/>
          <w:color w:val="000000" w:themeColor="text1"/>
        </w:rPr>
        <w:t>Science and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38</w:t>
      </w:r>
      <w:r w:rsidRPr="0055433B">
        <w:rPr>
          <w:rFonts w:ascii="Times New Roman" w:hAnsi="Times New Roman" w:cs="Times New Roman"/>
          <w:color w:val="000000" w:themeColor="text1"/>
        </w:rPr>
        <w:t>(9), 725–734. https://doi.org/10.3152/030234211X13070021633323</w:t>
      </w:r>
    </w:p>
    <w:p w14:paraId="233EE77A" w14:textId="77777777" w:rsidR="00486913" w:rsidRPr="0055433B" w:rsidRDefault="00266379">
      <w:pPr>
        <w:pStyle w:val="Bibliography"/>
        <w:rPr>
          <w:rFonts w:ascii="Times New Roman" w:hAnsi="Times New Roman" w:cs="Times New Roman"/>
          <w:color w:val="000000" w:themeColor="text1"/>
        </w:rPr>
      </w:pPr>
      <w:bookmarkStart w:id="1260" w:name="ref-borrasOpenMethodCoOrdination2004"/>
      <w:bookmarkEnd w:id="1259"/>
      <w:r w:rsidRPr="0055433B">
        <w:rPr>
          <w:rFonts w:ascii="Times New Roman" w:hAnsi="Times New Roman" w:cs="Times New Roman"/>
          <w:color w:val="000000" w:themeColor="text1"/>
        </w:rPr>
        <w:t xml:space="preserve">Borrás, S., &amp; Jacobsson, K. (2004). The Open Method of Co-Ordination and New Governance Patterns in the EU.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(2), 185–208. https://doi.org/10.1080/1350176042000194395</w:t>
      </w:r>
    </w:p>
    <w:p w14:paraId="233EE77B" w14:textId="77777777" w:rsidR="00486913" w:rsidRPr="0055433B" w:rsidRDefault="00266379">
      <w:pPr>
        <w:pStyle w:val="Bibliography"/>
        <w:rPr>
          <w:rFonts w:ascii="Times New Roman" w:hAnsi="Times New Roman" w:cs="Times New Roman"/>
          <w:color w:val="000000" w:themeColor="text1"/>
        </w:rPr>
      </w:pPr>
      <w:bookmarkStart w:id="1261" w:name="ref-braunTakingGaltonProblem2006"/>
      <w:bookmarkEnd w:id="1260"/>
      <w:r w:rsidRPr="0055433B">
        <w:rPr>
          <w:rFonts w:ascii="Times New Roman" w:hAnsi="Times New Roman" w:cs="Times New Roman"/>
          <w:color w:val="000000" w:themeColor="text1"/>
        </w:rPr>
        <w:t xml:space="preserve">Braun, D., &amp; Gilardi, F. (2006). Taking “Galton’s Problem” Seriously: Towards a Theory of Policy Diffusion. </w:t>
      </w:r>
      <w:r w:rsidRPr="0055433B">
        <w:rPr>
          <w:rFonts w:ascii="Times New Roman" w:hAnsi="Times New Roman" w:cs="Times New Roman"/>
          <w:i/>
          <w:iCs/>
          <w:color w:val="000000" w:themeColor="text1"/>
        </w:rPr>
        <w:t>Journal of Theoretical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18</w:t>
      </w:r>
      <w:r w:rsidRPr="0055433B">
        <w:rPr>
          <w:rFonts w:ascii="Times New Roman" w:hAnsi="Times New Roman" w:cs="Times New Roman"/>
          <w:color w:val="000000" w:themeColor="text1"/>
        </w:rPr>
        <w:t>(3), 298–322. https://doi.org/10.1177/0951629806064351</w:t>
      </w:r>
    </w:p>
    <w:p w14:paraId="233EE77C" w14:textId="77777777" w:rsidR="00486913" w:rsidRPr="0055433B" w:rsidRDefault="00266379">
      <w:pPr>
        <w:pStyle w:val="Bibliography"/>
        <w:rPr>
          <w:rFonts w:ascii="Times New Roman" w:hAnsi="Times New Roman" w:cs="Times New Roman"/>
          <w:color w:val="000000" w:themeColor="text1"/>
        </w:rPr>
      </w:pPr>
      <w:bookmarkStart w:id="1262" w:name="ref-busettiPolicyLearningCrises2023"/>
      <w:bookmarkEnd w:id="1261"/>
      <w:r w:rsidRPr="0055433B">
        <w:rPr>
          <w:rFonts w:ascii="Times New Roman" w:hAnsi="Times New Roman" w:cs="Times New Roman"/>
          <w:color w:val="000000" w:themeColor="text1"/>
        </w:rPr>
        <w:t xml:space="preserve">Busetti, S., &amp; Righettini, M. S. (2023). Policy Learning from Crises: Lessons Learned from the Italian Food Stamp Programme.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(1), 91–112. https://doi.org/10.1332/030557321X16678318518550</w:t>
      </w:r>
    </w:p>
    <w:p w14:paraId="233EE77D" w14:textId="77777777" w:rsidR="00486913" w:rsidRPr="0055433B" w:rsidRDefault="00266379">
      <w:pPr>
        <w:pStyle w:val="Bibliography"/>
        <w:rPr>
          <w:rFonts w:ascii="Times New Roman" w:hAnsi="Times New Roman" w:cs="Times New Roman"/>
          <w:color w:val="000000" w:themeColor="text1"/>
        </w:rPr>
      </w:pPr>
      <w:bookmarkStart w:id="1263" w:name="ref-cairneyHowShouldWe2023"/>
      <w:bookmarkEnd w:id="1262"/>
      <w:r w:rsidRPr="0055433B">
        <w:rPr>
          <w:rFonts w:ascii="Times New Roman" w:hAnsi="Times New Roman" w:cs="Times New Roman"/>
          <w:color w:val="000000" w:themeColor="text1"/>
        </w:rPr>
        <w:t xml:space="preserve">Cairney, P., &amp; Heikkila, T. (2023). How Should We Compare Theories of the Policy Process?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291–321). Routledge.</w:t>
      </w:r>
    </w:p>
    <w:p w14:paraId="233EE77E" w14:textId="77777777" w:rsidR="00486913" w:rsidRPr="0055433B" w:rsidRDefault="00266379">
      <w:pPr>
        <w:pStyle w:val="Bibliography"/>
        <w:rPr>
          <w:rFonts w:ascii="Times New Roman" w:hAnsi="Times New Roman" w:cs="Times New Roman"/>
          <w:color w:val="000000" w:themeColor="text1"/>
        </w:rPr>
      </w:pPr>
      <w:bookmarkStart w:id="1264" w:name="Xb8455b4512107ce19f4c3f9f631b22667ff9eca"/>
      <w:bookmarkEnd w:id="1263"/>
      <w:r w:rsidRPr="0055433B">
        <w:rPr>
          <w:rFonts w:ascii="Times New Roman" w:hAnsi="Times New Roman" w:cs="Times New Roman"/>
          <w:color w:val="000000" w:themeColor="text1"/>
        </w:rPr>
        <w:t xml:space="preserve">Candel, J. J. L., Princen, S., &amp; Biesbroek, R. (2023). Patterns of Coordination in the European Commission: An Analysis of Interservice Consultations Around Climate Change Adaptation Policy (2007–2018).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30</w:t>
      </w:r>
      <w:r w:rsidRPr="0055433B">
        <w:rPr>
          <w:rFonts w:ascii="Times New Roman" w:hAnsi="Times New Roman" w:cs="Times New Roman"/>
          <w:color w:val="000000" w:themeColor="text1"/>
        </w:rPr>
        <w:t>(1), 104–127. https://doi.org/10.1080/13501763.2021.1983008</w:t>
      </w:r>
    </w:p>
    <w:p w14:paraId="233EE77F" w14:textId="77777777" w:rsidR="00486913" w:rsidRPr="0055433B" w:rsidRDefault="00266379">
      <w:pPr>
        <w:pStyle w:val="Bibliography"/>
        <w:rPr>
          <w:rFonts w:ascii="Times New Roman" w:hAnsi="Times New Roman" w:cs="Times New Roman"/>
          <w:color w:val="000000" w:themeColor="text1"/>
        </w:rPr>
      </w:pPr>
      <w:bookmarkStart w:id="1265" w:name="X1fd130aca396d82af7abedb67edb327ff6b3c73"/>
      <w:bookmarkEnd w:id="1264"/>
      <w:r w:rsidRPr="0055433B">
        <w:rPr>
          <w:rFonts w:ascii="Times New Roman" w:hAnsi="Times New Roman" w:cs="Times New Roman"/>
          <w:color w:val="000000" w:themeColor="text1"/>
        </w:rPr>
        <w:t xml:space="preserve">Challies, E., Newig, J., Kochskämper, E., &amp; Jager, N. W. (2017). Governance Change and Governance Learning in Europe: Stakeholder Participation in Environmental Policy Implementation.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288–303. https://doi.org/10.1080/14494035.2017.1320854</w:t>
      </w:r>
    </w:p>
    <w:p w14:paraId="233EE780" w14:textId="77777777" w:rsidR="00486913" w:rsidRPr="0055433B" w:rsidRDefault="00266379">
      <w:pPr>
        <w:pStyle w:val="Bibliography"/>
        <w:rPr>
          <w:rFonts w:ascii="Times New Roman" w:hAnsi="Times New Roman" w:cs="Times New Roman"/>
          <w:color w:val="000000" w:themeColor="text1"/>
        </w:rPr>
      </w:pPr>
      <w:bookmarkStart w:id="1266" w:name="ref-commonAssessingStrategicPolicy2019"/>
      <w:bookmarkEnd w:id="1265"/>
      <w:r w:rsidRPr="0055433B">
        <w:rPr>
          <w:rFonts w:ascii="Times New Roman" w:hAnsi="Times New Roman" w:cs="Times New Roman"/>
          <w:color w:val="000000" w:themeColor="text1"/>
        </w:rPr>
        <w:t xml:space="preserve">Common, R., &amp; Gheorghe, I. (2019). Assessing Strategic Policy Transfer in Romanian Public Management. </w:t>
      </w:r>
      <w:r w:rsidRPr="0055433B">
        <w:rPr>
          <w:rFonts w:ascii="Times New Roman" w:hAnsi="Times New Roman" w:cs="Times New Roman"/>
          <w:i/>
          <w:iCs/>
          <w:color w:val="000000" w:themeColor="text1"/>
        </w:rPr>
        <w:t>Public Policy and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(3), 287–307. https://doi.org/10.1177/0952076717730427</w:t>
      </w:r>
    </w:p>
    <w:p w14:paraId="233EE781" w14:textId="77777777" w:rsidR="00486913" w:rsidRPr="0055433B" w:rsidRDefault="00266379">
      <w:pPr>
        <w:pStyle w:val="Bibliography"/>
        <w:rPr>
          <w:rFonts w:ascii="Times New Roman" w:hAnsi="Times New Roman" w:cs="Times New Roman"/>
          <w:color w:val="000000" w:themeColor="text1"/>
        </w:rPr>
      </w:pPr>
      <w:bookmarkStart w:id="1267" w:name="ref-coppockPersuasionParallelHow2023"/>
      <w:bookmarkEnd w:id="1266"/>
      <w:r w:rsidRPr="0055433B">
        <w:rPr>
          <w:rFonts w:ascii="Times New Roman" w:hAnsi="Times New Roman" w:cs="Times New Roman"/>
          <w:color w:val="000000" w:themeColor="text1"/>
        </w:rPr>
        <w:lastRenderedPageBreak/>
        <w:t xml:space="preserve">Coppock, A. (2023). </w:t>
      </w:r>
      <w:r w:rsidRPr="0055433B">
        <w:rPr>
          <w:rFonts w:ascii="Times New Roman" w:hAnsi="Times New Roman" w:cs="Times New Roman"/>
          <w:i/>
          <w:iCs/>
          <w:color w:val="000000" w:themeColor="text1"/>
        </w:rPr>
        <w:t>Persuasion in Parallel: How Information Changes Minds about Politics</w:t>
      </w:r>
      <w:r w:rsidRPr="0055433B">
        <w:rPr>
          <w:rFonts w:ascii="Times New Roman" w:hAnsi="Times New Roman" w:cs="Times New Roman"/>
          <w:color w:val="000000" w:themeColor="text1"/>
        </w:rPr>
        <w:t>. University of Chicago Press.</w:t>
      </w:r>
    </w:p>
    <w:p w14:paraId="233EE782" w14:textId="77777777" w:rsidR="00486913" w:rsidRPr="0055433B" w:rsidRDefault="00266379">
      <w:pPr>
        <w:pStyle w:val="Bibliography"/>
        <w:rPr>
          <w:rFonts w:ascii="Times New Roman" w:hAnsi="Times New Roman" w:cs="Times New Roman"/>
          <w:color w:val="000000" w:themeColor="text1"/>
        </w:rPr>
      </w:pPr>
      <w:bookmarkStart w:id="1268" w:name="X32695ec1b9c986b4f917f44f66449c129b5f007"/>
      <w:bookmarkEnd w:id="1267"/>
      <w:r w:rsidRPr="0055433B">
        <w:rPr>
          <w:rFonts w:ascii="Times New Roman" w:hAnsi="Times New Roman" w:cs="Times New Roman"/>
          <w:color w:val="000000" w:themeColor="text1"/>
        </w:rPr>
        <w:t xml:space="preserve">Corbett, J., Grube, D. C., Lovell, H., &amp; Scott, R. (2018). Singular Memory or Institutional Memories? Toward a Dynamic Approach.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(3), 555–573. https://doi.org/10.1111/gove.12340</w:t>
      </w:r>
    </w:p>
    <w:p w14:paraId="233EE783" w14:textId="77777777" w:rsidR="00486913" w:rsidRPr="0055433B" w:rsidRDefault="00266379">
      <w:pPr>
        <w:pStyle w:val="Bibliography"/>
        <w:rPr>
          <w:rFonts w:ascii="Times New Roman" w:hAnsi="Times New Roman" w:cs="Times New Roman"/>
          <w:color w:val="000000" w:themeColor="text1"/>
        </w:rPr>
      </w:pPr>
      <w:bookmarkStart w:id="1269" w:name="ref-crowPolicyLearningChange2023"/>
      <w:bookmarkEnd w:id="1268"/>
      <w:r w:rsidRPr="0055433B">
        <w:rPr>
          <w:rFonts w:ascii="Times New Roman" w:hAnsi="Times New Roman" w:cs="Times New Roman"/>
          <w:color w:val="000000" w:themeColor="text1"/>
        </w:rPr>
        <w:t xml:space="preserve">Crow, D. A., DeLeo, R. A., Albright, E. A., Taylor, K., Birkland, T., Zhang, M., Koebele, E., Jeschke, N., Shanahan, E. A., &amp; Cage, C. (2023). Policy Learning and Change During Crisis: COVID-19 Policy Responses Across Six States.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10–35. https://doi.org/10.1111/ropr.12511</w:t>
      </w:r>
    </w:p>
    <w:p w14:paraId="233EE784" w14:textId="77777777" w:rsidR="00486913" w:rsidRPr="0055433B" w:rsidRDefault="00266379">
      <w:pPr>
        <w:pStyle w:val="Bibliography"/>
        <w:rPr>
          <w:rFonts w:ascii="Times New Roman" w:hAnsi="Times New Roman" w:cs="Times New Roman"/>
          <w:color w:val="000000" w:themeColor="text1"/>
        </w:rPr>
      </w:pPr>
      <w:bookmarkStart w:id="1270" w:name="ref-dehouwerWhyCognitiveApproach2011"/>
      <w:bookmarkEnd w:id="1269"/>
      <w:r w:rsidRPr="0055433B">
        <w:rPr>
          <w:rFonts w:ascii="Times New Roman" w:hAnsi="Times New Roman" w:cs="Times New Roman"/>
          <w:color w:val="000000" w:themeColor="text1"/>
        </w:rPr>
        <w:t xml:space="preserve">De Houwer, J. (2011). Why the Cognitive Approach in Psychology Would Profit From a Functional Approach and Vice Versa. </w:t>
      </w:r>
      <w:r w:rsidRPr="0055433B">
        <w:rPr>
          <w:rFonts w:ascii="Times New Roman" w:hAnsi="Times New Roman" w:cs="Times New Roman"/>
          <w:i/>
          <w:iCs/>
          <w:color w:val="000000" w:themeColor="text1"/>
        </w:rPr>
        <w:t>Perspectives on Psychological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w:t>
      </w:r>
      <w:r w:rsidRPr="0055433B">
        <w:rPr>
          <w:rFonts w:ascii="Times New Roman" w:hAnsi="Times New Roman" w:cs="Times New Roman"/>
          <w:color w:val="000000" w:themeColor="text1"/>
        </w:rPr>
        <w:t>(2), 202–209. https://doi.org/10.1177/1745691611400238</w:t>
      </w:r>
    </w:p>
    <w:p w14:paraId="233EE785" w14:textId="77777777" w:rsidR="00486913" w:rsidRPr="0055433B" w:rsidRDefault="00266379">
      <w:pPr>
        <w:pStyle w:val="Bibliography"/>
        <w:rPr>
          <w:rFonts w:ascii="Times New Roman" w:hAnsi="Times New Roman" w:cs="Times New Roman"/>
          <w:color w:val="000000" w:themeColor="text1"/>
        </w:rPr>
      </w:pPr>
      <w:bookmarkStart w:id="1271" w:name="ref-dehouwerWhatLearningNature2013"/>
      <w:bookmarkEnd w:id="1270"/>
      <w:r w:rsidRPr="0055433B">
        <w:rPr>
          <w:rFonts w:ascii="Times New Roman" w:hAnsi="Times New Roman" w:cs="Times New Roman"/>
          <w:color w:val="000000" w:themeColor="text1"/>
        </w:rPr>
        <w:t xml:space="preserve">De Houwer, J., Barnes-Holmes, D., &amp; Moors, A. (2013). What Is Learning? On the Nature and Merits of a Functional Definition of Learning. </w:t>
      </w:r>
      <w:r w:rsidRPr="0055433B">
        <w:rPr>
          <w:rFonts w:ascii="Times New Roman" w:hAnsi="Times New Roman" w:cs="Times New Roman"/>
          <w:i/>
          <w:iCs/>
          <w:color w:val="000000" w:themeColor="text1"/>
        </w:rPr>
        <w:t>Psychonomic Bulletin &amp;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20</w:t>
      </w:r>
      <w:r w:rsidRPr="0055433B">
        <w:rPr>
          <w:rFonts w:ascii="Times New Roman" w:hAnsi="Times New Roman" w:cs="Times New Roman"/>
          <w:color w:val="000000" w:themeColor="text1"/>
        </w:rPr>
        <w:t>(4), 631–642. https://doi.org/10.3758/s13423-013-0386-3</w:t>
      </w:r>
    </w:p>
    <w:p w14:paraId="233EE786" w14:textId="77777777" w:rsidR="00486913" w:rsidRPr="0055433B" w:rsidRDefault="00266379">
      <w:pPr>
        <w:pStyle w:val="Bibliography"/>
        <w:rPr>
          <w:rFonts w:ascii="Times New Roman" w:hAnsi="Times New Roman" w:cs="Times New Roman"/>
          <w:color w:val="000000" w:themeColor="text1"/>
        </w:rPr>
      </w:pPr>
      <w:bookmarkStart w:id="1272" w:name="ref-deleoDisasterRefiningConcept2021"/>
      <w:bookmarkEnd w:id="1271"/>
      <w:r w:rsidRPr="0055433B">
        <w:rPr>
          <w:rFonts w:ascii="Times New Roman" w:hAnsi="Times New Roman" w:cs="Times New Roman"/>
          <w:color w:val="000000" w:themeColor="text1"/>
        </w:rPr>
        <w:t xml:space="preserve">DeLeo, R. A., Taylor, K., Crow, D. A., &amp; Birkland, T. A. (2021). During Disaster: Refining the Concept of Focusing Events to Better Explain Long-Duration Crises. </w:t>
      </w:r>
      <w:r w:rsidRPr="0055433B">
        <w:rPr>
          <w:rFonts w:ascii="Times New Roman" w:hAnsi="Times New Roman" w:cs="Times New Roman"/>
          <w:i/>
          <w:iCs/>
          <w:color w:val="000000" w:themeColor="text1"/>
        </w:rPr>
        <w:t>International Review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w:t>
      </w:r>
      <w:r w:rsidRPr="0055433B">
        <w:rPr>
          <w:rFonts w:ascii="Times New Roman" w:hAnsi="Times New Roman" w:cs="Times New Roman"/>
          <w:color w:val="000000" w:themeColor="text1"/>
        </w:rPr>
        <w:t>(1). https://doi.org/10.4000/irpp.1868</w:t>
      </w:r>
    </w:p>
    <w:p w14:paraId="233EE787" w14:textId="77777777" w:rsidR="00486913" w:rsidRPr="0055433B" w:rsidRDefault="00266379">
      <w:pPr>
        <w:pStyle w:val="Bibliography"/>
        <w:rPr>
          <w:rFonts w:ascii="Times New Roman" w:hAnsi="Times New Roman" w:cs="Times New Roman"/>
          <w:color w:val="000000" w:themeColor="text1"/>
        </w:rPr>
      </w:pPr>
      <w:bookmarkStart w:id="1273" w:name="ref-deutschNervesGovernmentModels1963"/>
      <w:bookmarkEnd w:id="1272"/>
      <w:r w:rsidRPr="0055433B">
        <w:rPr>
          <w:rFonts w:ascii="Times New Roman" w:hAnsi="Times New Roman" w:cs="Times New Roman"/>
          <w:color w:val="000000" w:themeColor="text1"/>
        </w:rPr>
        <w:t xml:space="preserve">Deutsch, K. W. (1963). </w:t>
      </w:r>
      <w:r w:rsidRPr="0055433B">
        <w:rPr>
          <w:rFonts w:ascii="Times New Roman" w:hAnsi="Times New Roman" w:cs="Times New Roman"/>
          <w:i/>
          <w:iCs/>
          <w:color w:val="000000" w:themeColor="text1"/>
        </w:rPr>
        <w:t>The Nerves of Government: Models of Political Communication and Control</w:t>
      </w:r>
      <w:r w:rsidRPr="0055433B">
        <w:rPr>
          <w:rFonts w:ascii="Times New Roman" w:hAnsi="Times New Roman" w:cs="Times New Roman"/>
          <w:color w:val="000000" w:themeColor="text1"/>
        </w:rPr>
        <w:t>. The Free Press of Glencoe.</w:t>
      </w:r>
    </w:p>
    <w:p w14:paraId="233EE788" w14:textId="77777777" w:rsidR="00486913" w:rsidRPr="0055433B" w:rsidRDefault="00266379">
      <w:pPr>
        <w:pStyle w:val="Bibliography"/>
        <w:rPr>
          <w:rFonts w:ascii="Times New Roman" w:hAnsi="Times New Roman" w:cs="Times New Roman"/>
          <w:color w:val="000000" w:themeColor="text1"/>
        </w:rPr>
      </w:pPr>
      <w:bookmarkStart w:id="1274" w:name="ref-deweyPublicItsProblems1946"/>
      <w:bookmarkEnd w:id="1273"/>
      <w:r w:rsidRPr="0055433B">
        <w:rPr>
          <w:rFonts w:ascii="Times New Roman" w:hAnsi="Times New Roman" w:cs="Times New Roman"/>
          <w:color w:val="000000" w:themeColor="text1"/>
        </w:rPr>
        <w:t xml:space="preserve">Dewey, J. (1946). </w:t>
      </w:r>
      <w:r w:rsidRPr="0055433B">
        <w:rPr>
          <w:rFonts w:ascii="Times New Roman" w:hAnsi="Times New Roman" w:cs="Times New Roman"/>
          <w:i/>
          <w:iCs/>
          <w:color w:val="000000" w:themeColor="text1"/>
        </w:rPr>
        <w:t>The Public and Its Problems: An Essay in Political Inquiry</w:t>
      </w:r>
      <w:r w:rsidRPr="0055433B">
        <w:rPr>
          <w:rFonts w:ascii="Times New Roman" w:hAnsi="Times New Roman" w:cs="Times New Roman"/>
          <w:color w:val="000000" w:themeColor="text1"/>
        </w:rPr>
        <w:t>. Gateway Books.</w:t>
      </w:r>
    </w:p>
    <w:p w14:paraId="233EE789" w14:textId="77777777" w:rsidR="00486913" w:rsidRPr="0055433B" w:rsidRDefault="00266379">
      <w:pPr>
        <w:pStyle w:val="Bibliography"/>
        <w:rPr>
          <w:rFonts w:ascii="Times New Roman" w:hAnsi="Times New Roman" w:cs="Times New Roman"/>
          <w:color w:val="000000" w:themeColor="text1"/>
        </w:rPr>
      </w:pPr>
      <w:bookmarkStart w:id="1275" w:name="ref-dolowitzLearningAbroadRole2000"/>
      <w:bookmarkEnd w:id="1274"/>
      <w:r w:rsidRPr="0055433B">
        <w:rPr>
          <w:rFonts w:ascii="Times New Roman" w:hAnsi="Times New Roman" w:cs="Times New Roman"/>
          <w:color w:val="000000" w:themeColor="text1"/>
        </w:rPr>
        <w:t xml:space="preserve">Dolowitz, D. P., &amp; Marsh, D. (2000). Learning from Abroad: The Role of Policy Transfer in Contemporary Policy-Making.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w:t>
      </w:r>
      <w:r w:rsidRPr="0055433B">
        <w:rPr>
          <w:rFonts w:ascii="Times New Roman" w:hAnsi="Times New Roman" w:cs="Times New Roman"/>
          <w:color w:val="000000" w:themeColor="text1"/>
        </w:rPr>
        <w:t>(1), 5–23. https://doi.org/10.1111/0952-1895.00121</w:t>
      </w:r>
    </w:p>
    <w:p w14:paraId="233EE78A" w14:textId="77777777" w:rsidR="00486913" w:rsidRPr="0055433B" w:rsidRDefault="00266379">
      <w:pPr>
        <w:pStyle w:val="Bibliography"/>
        <w:rPr>
          <w:rFonts w:ascii="Times New Roman" w:hAnsi="Times New Roman" w:cs="Times New Roman"/>
          <w:color w:val="000000" w:themeColor="text1"/>
        </w:rPr>
      </w:pPr>
      <w:bookmarkStart w:id="1276" w:name="ref-dolowitzWhoLearnsWhat1996"/>
      <w:bookmarkEnd w:id="1275"/>
      <w:r w:rsidRPr="0055433B">
        <w:rPr>
          <w:rFonts w:ascii="Times New Roman" w:hAnsi="Times New Roman" w:cs="Times New Roman"/>
          <w:color w:val="000000" w:themeColor="text1"/>
        </w:rPr>
        <w:t xml:space="preserve">Dolowitz, D., &amp; Marsh, D. (1996). Who Learns What from Whom: A Review of the Policy Transfer Literature.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44</w:t>
      </w:r>
      <w:r w:rsidRPr="0055433B">
        <w:rPr>
          <w:rFonts w:ascii="Times New Roman" w:hAnsi="Times New Roman" w:cs="Times New Roman"/>
          <w:color w:val="000000" w:themeColor="text1"/>
        </w:rPr>
        <w:t>(2), 343–357. https://doi.org/10.1111/j.1467-9248.1996.tb00334.x</w:t>
      </w:r>
    </w:p>
    <w:p w14:paraId="233EE78B" w14:textId="77777777" w:rsidR="00486913" w:rsidRPr="009C79D0" w:rsidRDefault="00266379">
      <w:pPr>
        <w:pStyle w:val="Bibliography"/>
        <w:rPr>
          <w:rFonts w:ascii="Times New Roman" w:hAnsi="Times New Roman"/>
          <w:color w:val="000000" w:themeColor="text1"/>
          <w:lang w:val="fr-BE"/>
          <w:rPrChange w:id="1277" w:author="Bishoy Zaki" w:date="2026-02-16T14:24:00Z" w16du:dateUtc="2026-02-16T13:24:00Z">
            <w:rPr>
              <w:rFonts w:ascii="Times New Roman" w:hAnsi="Times New Roman"/>
              <w:color w:val="000000" w:themeColor="text1"/>
            </w:rPr>
          </w:rPrChange>
        </w:rPr>
      </w:pPr>
      <w:bookmarkStart w:id="1278" w:name="X1c152469eab8dc86eeea4ab94fdfc8ef1ce9dfe"/>
      <w:bookmarkEnd w:id="1276"/>
      <w:r w:rsidRPr="0055433B">
        <w:rPr>
          <w:rFonts w:ascii="Times New Roman" w:hAnsi="Times New Roman" w:cs="Times New Roman"/>
          <w:color w:val="000000" w:themeColor="text1"/>
        </w:rPr>
        <w:t xml:space="preserve">Druckman, J. N., &amp; McGrath, M. C. (2019). The Evidence for Motivated Reasoning in Climate Change Preference Formation. </w:t>
      </w:r>
      <w:r w:rsidRPr="009C79D0">
        <w:rPr>
          <w:rFonts w:ascii="Times New Roman" w:hAnsi="Times New Roman"/>
          <w:i/>
          <w:color w:val="000000" w:themeColor="text1"/>
          <w:lang w:val="fr-BE"/>
          <w:rPrChange w:id="1279" w:author="Bishoy Zaki" w:date="2026-02-16T14:24:00Z" w16du:dateUtc="2026-02-16T13:24:00Z">
            <w:rPr>
              <w:rFonts w:ascii="Times New Roman" w:hAnsi="Times New Roman"/>
              <w:i/>
              <w:color w:val="000000" w:themeColor="text1"/>
            </w:rPr>
          </w:rPrChange>
        </w:rPr>
        <w:t>Nature Climate Change</w:t>
      </w:r>
      <w:r w:rsidRPr="009C79D0">
        <w:rPr>
          <w:rFonts w:ascii="Times New Roman" w:hAnsi="Times New Roman"/>
          <w:color w:val="000000" w:themeColor="text1"/>
          <w:lang w:val="fr-BE"/>
          <w:rPrChange w:id="1280" w:author="Bishoy Zaki" w:date="2026-02-16T14:24:00Z" w16du:dateUtc="2026-02-16T13:24:00Z">
            <w:rPr>
              <w:rFonts w:ascii="Times New Roman" w:hAnsi="Times New Roman"/>
              <w:color w:val="000000" w:themeColor="text1"/>
            </w:rPr>
          </w:rPrChange>
        </w:rPr>
        <w:t xml:space="preserve">, </w:t>
      </w:r>
      <w:r w:rsidRPr="009C79D0">
        <w:rPr>
          <w:rFonts w:ascii="Times New Roman" w:hAnsi="Times New Roman"/>
          <w:i/>
          <w:color w:val="000000" w:themeColor="text1"/>
          <w:lang w:val="fr-BE"/>
          <w:rPrChange w:id="1281" w:author="Bishoy Zaki" w:date="2026-02-16T14:24:00Z" w16du:dateUtc="2026-02-16T13:24:00Z">
            <w:rPr>
              <w:rFonts w:ascii="Times New Roman" w:hAnsi="Times New Roman"/>
              <w:i/>
              <w:color w:val="000000" w:themeColor="text1"/>
            </w:rPr>
          </w:rPrChange>
        </w:rPr>
        <w:t>9</w:t>
      </w:r>
      <w:r w:rsidRPr="009C79D0">
        <w:rPr>
          <w:rFonts w:ascii="Times New Roman" w:hAnsi="Times New Roman"/>
          <w:color w:val="000000" w:themeColor="text1"/>
          <w:lang w:val="fr-BE"/>
          <w:rPrChange w:id="1282" w:author="Bishoy Zaki" w:date="2026-02-16T14:24:00Z" w16du:dateUtc="2026-02-16T13:24:00Z">
            <w:rPr>
              <w:rFonts w:ascii="Times New Roman" w:hAnsi="Times New Roman"/>
              <w:color w:val="000000" w:themeColor="text1"/>
            </w:rPr>
          </w:rPrChange>
        </w:rPr>
        <w:t>(2), 111–119. https://doi.org/10.1038/s41558-018-0360-1</w:t>
      </w:r>
    </w:p>
    <w:p w14:paraId="233EE78C" w14:textId="77777777" w:rsidR="00486913" w:rsidRPr="0055433B" w:rsidRDefault="00266379">
      <w:pPr>
        <w:pStyle w:val="Bibliography"/>
        <w:rPr>
          <w:rFonts w:ascii="Times New Roman" w:hAnsi="Times New Roman" w:cs="Times New Roman"/>
          <w:color w:val="000000" w:themeColor="text1"/>
        </w:rPr>
      </w:pPr>
      <w:bookmarkStart w:id="1283" w:name="ref-dudleySymposiumTheoriesPolicy2000"/>
      <w:bookmarkEnd w:id="1278"/>
      <w:r w:rsidRPr="009C79D0">
        <w:rPr>
          <w:rFonts w:ascii="Times New Roman" w:hAnsi="Times New Roman"/>
          <w:color w:val="000000" w:themeColor="text1"/>
          <w:lang w:val="fr-BE"/>
          <w:rPrChange w:id="1284" w:author="Bishoy Zaki" w:date="2026-02-16T14:24:00Z" w16du:dateUtc="2026-02-16T13:24:00Z">
            <w:rPr>
              <w:rFonts w:ascii="Times New Roman" w:hAnsi="Times New Roman"/>
              <w:color w:val="000000" w:themeColor="text1"/>
            </w:rPr>
          </w:rPrChange>
        </w:rPr>
        <w:t xml:space="preserve">Dudley, G., Parsons, W., Radaelli, C. M., &amp; Sabatier, P. (2000). </w:t>
      </w:r>
      <w:r w:rsidRPr="0055433B">
        <w:rPr>
          <w:rFonts w:ascii="Times New Roman" w:hAnsi="Times New Roman" w:cs="Times New Roman"/>
          <w:color w:val="000000" w:themeColor="text1"/>
        </w:rPr>
        <w:t xml:space="preserve">Symposium: Theories of the Policy Process.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 122–140. https://doi.org/10.1080/135017600343304</w:t>
      </w:r>
    </w:p>
    <w:p w14:paraId="233EE78D" w14:textId="77777777" w:rsidR="00486913" w:rsidRPr="0055433B" w:rsidRDefault="00266379">
      <w:pPr>
        <w:pStyle w:val="Bibliography"/>
        <w:rPr>
          <w:rFonts w:ascii="Times New Roman" w:hAnsi="Times New Roman" w:cs="Times New Roman"/>
          <w:color w:val="000000" w:themeColor="text1"/>
        </w:rPr>
      </w:pPr>
      <w:bookmarkStart w:id="1285" w:name="ref-dunlopIronyEpistemicLearning2017"/>
      <w:bookmarkEnd w:id="1283"/>
      <w:r w:rsidRPr="0055433B">
        <w:rPr>
          <w:rFonts w:ascii="Times New Roman" w:hAnsi="Times New Roman" w:cs="Times New Roman"/>
          <w:color w:val="000000" w:themeColor="text1"/>
        </w:rPr>
        <w:t xml:space="preserve">Dunlop, C. A. (2017). The Irony of Epistemic Learning: Epistemic Communities, Policy Learning and the Case of Europe’s Hormones Saga.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215–232. https://doi.org/10.1080/14494035.2017.1322260</w:t>
      </w:r>
    </w:p>
    <w:p w14:paraId="233EE78E" w14:textId="77777777" w:rsidR="00486913" w:rsidRPr="0055433B" w:rsidRDefault="00266379">
      <w:pPr>
        <w:pStyle w:val="Bibliography"/>
        <w:rPr>
          <w:rFonts w:ascii="Times New Roman" w:hAnsi="Times New Roman" w:cs="Times New Roman"/>
          <w:color w:val="000000" w:themeColor="text1"/>
        </w:rPr>
      </w:pPr>
      <w:bookmarkStart w:id="1286" w:name="ref-dunlopCantGetNo2020"/>
      <w:bookmarkEnd w:id="1285"/>
      <w:r w:rsidRPr="0055433B">
        <w:rPr>
          <w:rFonts w:ascii="Times New Roman" w:hAnsi="Times New Roman" w:cs="Times New Roman"/>
          <w:color w:val="000000" w:themeColor="text1"/>
        </w:rPr>
        <w:t xml:space="preserve">Dunlop, C. A., James, S., &amp; Radaelli, C. M. (2020). Can’t Get No Learning: The Brexit Fiasco Through the Lens of Policy Learning.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27</w:t>
      </w:r>
      <w:r w:rsidRPr="0055433B">
        <w:rPr>
          <w:rFonts w:ascii="Times New Roman" w:hAnsi="Times New Roman" w:cs="Times New Roman"/>
          <w:color w:val="000000" w:themeColor="text1"/>
        </w:rPr>
        <w:t>(5), 703–722. https://doi.org/10.1080/13501763.2019.1667415</w:t>
      </w:r>
    </w:p>
    <w:p w14:paraId="233EE78F" w14:textId="77777777" w:rsidR="00486913" w:rsidRPr="0055433B" w:rsidRDefault="00266379">
      <w:pPr>
        <w:pStyle w:val="Bibliography"/>
        <w:rPr>
          <w:rFonts w:ascii="Times New Roman" w:hAnsi="Times New Roman" w:cs="Times New Roman"/>
          <w:color w:val="000000" w:themeColor="text1"/>
        </w:rPr>
      </w:pPr>
      <w:bookmarkStart w:id="1287" w:name="X54a98f9f3f8491a798815800d002ee287936490"/>
      <w:bookmarkEnd w:id="1286"/>
      <w:r w:rsidRPr="0055433B">
        <w:rPr>
          <w:rFonts w:ascii="Times New Roman" w:hAnsi="Times New Roman" w:cs="Times New Roman"/>
          <w:color w:val="000000" w:themeColor="text1"/>
        </w:rPr>
        <w:t xml:space="preserve">Dunlop, C. A., &amp; Radaelli, C. M. (2013). Systematising Policy Learning: From Monolith to Dimensions.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61</w:t>
      </w:r>
      <w:r w:rsidRPr="0055433B">
        <w:rPr>
          <w:rFonts w:ascii="Times New Roman" w:hAnsi="Times New Roman" w:cs="Times New Roman"/>
          <w:color w:val="000000" w:themeColor="text1"/>
        </w:rPr>
        <w:t>(3), 599–619. https://doi.org/10.1111/j.1467-9248.2012.00982.x</w:t>
      </w:r>
    </w:p>
    <w:p w14:paraId="233EE790" w14:textId="77777777" w:rsidR="00486913" w:rsidRPr="0055433B" w:rsidRDefault="00266379">
      <w:pPr>
        <w:pStyle w:val="Bibliography"/>
        <w:rPr>
          <w:rFonts w:ascii="Times New Roman" w:hAnsi="Times New Roman" w:cs="Times New Roman"/>
          <w:color w:val="000000" w:themeColor="text1"/>
        </w:rPr>
      </w:pPr>
      <w:bookmarkStart w:id="1288" w:name="ref-dunlopPolicyLearningEurozone2016"/>
      <w:bookmarkEnd w:id="1287"/>
      <w:r w:rsidRPr="0055433B">
        <w:rPr>
          <w:rFonts w:ascii="Times New Roman" w:hAnsi="Times New Roman" w:cs="Times New Roman"/>
          <w:color w:val="000000" w:themeColor="text1"/>
        </w:rPr>
        <w:t xml:space="preserve">Dunlop, C. A., &amp; Radaelli, C. M. (2016). Policy Learning in the Eurozone Crisis: Modes, Power and Functionality.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107–124. https://doi.org/10.1007/s11077-015-9236-7</w:t>
      </w:r>
    </w:p>
    <w:p w14:paraId="233EE791" w14:textId="77777777" w:rsidR="00486913" w:rsidRPr="0055433B" w:rsidRDefault="00266379">
      <w:pPr>
        <w:pStyle w:val="Bibliography"/>
        <w:rPr>
          <w:rFonts w:ascii="Times New Roman" w:hAnsi="Times New Roman" w:cs="Times New Roman"/>
          <w:color w:val="000000" w:themeColor="text1"/>
        </w:rPr>
      </w:pPr>
      <w:bookmarkStart w:id="1289" w:name="ref-dunlopLearningBathTubMicro2017"/>
      <w:bookmarkEnd w:id="1288"/>
      <w:r w:rsidRPr="00C86B03">
        <w:rPr>
          <w:rFonts w:ascii="Times New Roman" w:hAnsi="Times New Roman"/>
          <w:color w:val="000000" w:themeColor="text1"/>
          <w:lang w:val="fr-BE"/>
          <w:rPrChange w:id="1290" w:author="Bishoy Zaki" w:date="2026-02-16T14:24:00Z" w16du:dateUtc="2026-02-16T13:24:00Z">
            <w:rPr>
              <w:rFonts w:ascii="Times New Roman" w:hAnsi="Times New Roman"/>
              <w:color w:val="000000" w:themeColor="text1"/>
            </w:rPr>
          </w:rPrChange>
        </w:rPr>
        <w:lastRenderedPageBreak/>
        <w:t xml:space="preserve">Dunlop, C. A., &amp; Radaelli, C. M. (2017). </w:t>
      </w:r>
      <w:r w:rsidRPr="0055433B">
        <w:rPr>
          <w:rFonts w:ascii="Times New Roman" w:hAnsi="Times New Roman" w:cs="Times New Roman"/>
          <w:color w:val="000000" w:themeColor="text1"/>
        </w:rPr>
        <w:t xml:space="preserve">Learning in the Bath-Tub: The Micro and Macro Dimensions of the Causal Relationship Between Learning and Policy Change.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304–319. https://doi.org/10.1080/14494035.2017.1321232</w:t>
      </w:r>
    </w:p>
    <w:p w14:paraId="233EE792" w14:textId="77777777" w:rsidR="00486913" w:rsidRPr="0055433B" w:rsidRDefault="00266379">
      <w:pPr>
        <w:pStyle w:val="Bibliography"/>
        <w:rPr>
          <w:rFonts w:ascii="Times New Roman" w:hAnsi="Times New Roman" w:cs="Times New Roman"/>
          <w:color w:val="000000" w:themeColor="text1"/>
        </w:rPr>
      </w:pPr>
      <w:bookmarkStart w:id="1291" w:name="ref-dunlopDoesPolicyLearning2018"/>
      <w:bookmarkEnd w:id="1289"/>
      <w:r w:rsidRPr="0055433B">
        <w:rPr>
          <w:rFonts w:ascii="Times New Roman" w:hAnsi="Times New Roman" w:cs="Times New Roman"/>
          <w:color w:val="000000" w:themeColor="text1"/>
        </w:rPr>
        <w:t xml:space="preserve">Dunlop, C. A., &amp; Radaelli, C. M. (2018a). Does Policy Learning Meet the Standards of an Analytical Framework of the Policy Process?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(s1), s48–s68.</w:t>
      </w:r>
    </w:p>
    <w:p w14:paraId="233EE793" w14:textId="77777777" w:rsidR="00486913" w:rsidRPr="0055433B" w:rsidRDefault="00266379">
      <w:pPr>
        <w:pStyle w:val="Bibliography"/>
        <w:rPr>
          <w:rFonts w:ascii="Times New Roman" w:hAnsi="Times New Roman" w:cs="Times New Roman"/>
          <w:color w:val="000000" w:themeColor="text1"/>
        </w:rPr>
      </w:pPr>
      <w:bookmarkStart w:id="1292" w:name="ref-dunlopLessonsPolicyLearning2018"/>
      <w:bookmarkEnd w:id="1291"/>
      <w:r w:rsidRPr="0055433B">
        <w:rPr>
          <w:rFonts w:ascii="Times New Roman" w:hAnsi="Times New Roman" w:cs="Times New Roman"/>
          <w:color w:val="000000" w:themeColor="text1"/>
        </w:rPr>
        <w:t xml:space="preserve">Dunlop, C. A., &amp; Radaelli, C. M. (2018b). The Lessons of Policy Learning: Types, Triggers, Hindrances and Pathologies.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(2), 255–272. https://doi.org/10.1332/030557318X15230059735521</w:t>
      </w:r>
    </w:p>
    <w:p w14:paraId="233EE794" w14:textId="77777777" w:rsidR="00486913" w:rsidRPr="0055433B" w:rsidRDefault="00266379">
      <w:pPr>
        <w:pStyle w:val="Bibliography"/>
        <w:rPr>
          <w:rFonts w:ascii="Times New Roman" w:hAnsi="Times New Roman" w:cs="Times New Roman"/>
          <w:color w:val="000000" w:themeColor="text1"/>
        </w:rPr>
      </w:pPr>
      <w:bookmarkStart w:id="1293" w:name="ref-dunlopPolicyLearningComparative2022"/>
      <w:bookmarkEnd w:id="1292"/>
      <w:r w:rsidRPr="0055433B">
        <w:rPr>
          <w:rFonts w:ascii="Times New Roman" w:hAnsi="Times New Roman" w:cs="Times New Roman"/>
          <w:color w:val="000000" w:themeColor="text1"/>
        </w:rPr>
        <w:t xml:space="preserve">Dunlop, C. A., &amp; Radaelli, C. M. (2022). Policy Learning in Comparative Policy Analysis. </w:t>
      </w:r>
      <w:r w:rsidRPr="0055433B">
        <w:rPr>
          <w:rFonts w:ascii="Times New Roman" w:hAnsi="Times New Roman" w:cs="Times New Roman"/>
          <w:i/>
          <w:iCs/>
          <w:color w:val="000000" w:themeColor="text1"/>
        </w:rPr>
        <w:t>Journal of Comparative Policy Analysis: Research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24</w:t>
      </w:r>
      <w:r w:rsidRPr="0055433B">
        <w:rPr>
          <w:rFonts w:ascii="Times New Roman" w:hAnsi="Times New Roman" w:cs="Times New Roman"/>
          <w:color w:val="000000" w:themeColor="text1"/>
        </w:rPr>
        <w:t>(1), 51–72. https://doi.org/10.1080/13876988.2020.1762077</w:t>
      </w:r>
    </w:p>
    <w:p w14:paraId="233EE795" w14:textId="77777777" w:rsidR="00486913" w:rsidRPr="0055433B" w:rsidRDefault="00266379">
      <w:pPr>
        <w:pStyle w:val="Bibliography"/>
        <w:rPr>
          <w:rFonts w:ascii="Times New Roman" w:hAnsi="Times New Roman" w:cs="Times New Roman"/>
          <w:color w:val="000000" w:themeColor="text1"/>
        </w:rPr>
      </w:pPr>
      <w:bookmarkStart w:id="1294" w:name="ref-dunlopLearningPublicPolicy2018"/>
      <w:bookmarkEnd w:id="1293"/>
      <w:r w:rsidRPr="0055433B">
        <w:rPr>
          <w:rFonts w:ascii="Times New Roman" w:hAnsi="Times New Roman" w:cs="Times New Roman"/>
          <w:color w:val="000000" w:themeColor="text1"/>
        </w:rPr>
        <w:t xml:space="preserve">Dunlop, C. A., Radaelli, C. M., &amp; Trein, P. (Eds.). (2018). </w:t>
      </w:r>
      <w:r w:rsidRPr="0055433B">
        <w:rPr>
          <w:rFonts w:ascii="Times New Roman" w:hAnsi="Times New Roman" w:cs="Times New Roman"/>
          <w:i/>
          <w:iCs/>
          <w:color w:val="000000" w:themeColor="text1"/>
        </w:rPr>
        <w:t>Learning in Public Policy: Analysis, Modes and Outcomes</w:t>
      </w:r>
      <w:r w:rsidRPr="0055433B">
        <w:rPr>
          <w:rFonts w:ascii="Times New Roman" w:hAnsi="Times New Roman" w:cs="Times New Roman"/>
          <w:color w:val="000000" w:themeColor="text1"/>
        </w:rPr>
        <w:t>. Palgrave Macmillan.</w:t>
      </w:r>
    </w:p>
    <w:p w14:paraId="233EE796" w14:textId="77777777" w:rsidR="00486913" w:rsidRPr="0055433B" w:rsidRDefault="00266379">
      <w:pPr>
        <w:pStyle w:val="Bibliography"/>
        <w:rPr>
          <w:rFonts w:ascii="Times New Roman" w:hAnsi="Times New Roman" w:cs="Times New Roman"/>
          <w:color w:val="000000" w:themeColor="text1"/>
        </w:rPr>
      </w:pPr>
      <w:bookmarkStart w:id="1295" w:name="ref-eppStructurePolicyChange2018"/>
      <w:bookmarkEnd w:id="1294"/>
      <w:r w:rsidRPr="0055433B">
        <w:rPr>
          <w:rFonts w:ascii="Times New Roman" w:hAnsi="Times New Roman" w:cs="Times New Roman"/>
          <w:color w:val="000000" w:themeColor="text1"/>
        </w:rPr>
        <w:t xml:space="preserve">Epp, D. A. (2018). </w:t>
      </w:r>
      <w:r w:rsidRPr="0055433B">
        <w:rPr>
          <w:rFonts w:ascii="Times New Roman" w:hAnsi="Times New Roman" w:cs="Times New Roman"/>
          <w:i/>
          <w:iCs/>
          <w:color w:val="000000" w:themeColor="text1"/>
        </w:rPr>
        <w:t>The Structure of Policy Change</w:t>
      </w:r>
      <w:r w:rsidRPr="0055433B">
        <w:rPr>
          <w:rFonts w:ascii="Times New Roman" w:hAnsi="Times New Roman" w:cs="Times New Roman"/>
          <w:color w:val="000000" w:themeColor="text1"/>
        </w:rPr>
        <w:t>. University Of Chicago Press.</w:t>
      </w:r>
    </w:p>
    <w:p w14:paraId="233EE797" w14:textId="77777777" w:rsidR="00486913" w:rsidRPr="0055433B" w:rsidRDefault="00266379">
      <w:pPr>
        <w:pStyle w:val="Bibliography"/>
        <w:rPr>
          <w:rFonts w:ascii="Times New Roman" w:hAnsi="Times New Roman" w:cs="Times New Roman"/>
          <w:color w:val="000000" w:themeColor="text1"/>
        </w:rPr>
      </w:pPr>
      <w:bookmarkStart w:id="1296" w:name="ref-etteltPolicyLearningAbroad2012"/>
      <w:bookmarkEnd w:id="1295"/>
      <w:r w:rsidRPr="0055433B">
        <w:rPr>
          <w:rFonts w:ascii="Times New Roman" w:hAnsi="Times New Roman" w:cs="Times New Roman"/>
          <w:color w:val="000000" w:themeColor="text1"/>
        </w:rPr>
        <w:t xml:space="preserve">Ettelt, S., Mays, N., &amp; Nolte, E. (2012). Policy Learning from Abroad: Why It Is More Difficult Than It Seems.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(4), 491–504. https://doi.org/10.1332/030557312X643786</w:t>
      </w:r>
    </w:p>
    <w:p w14:paraId="233EE798" w14:textId="77777777" w:rsidR="00486913" w:rsidRPr="0055433B" w:rsidRDefault="00266379">
      <w:pPr>
        <w:pStyle w:val="Bibliography"/>
        <w:rPr>
          <w:rFonts w:ascii="Times New Roman" w:hAnsi="Times New Roman" w:cs="Times New Roman"/>
          <w:color w:val="000000" w:themeColor="text1"/>
        </w:rPr>
      </w:pPr>
      <w:bookmarkStart w:id="1297" w:name="X1e7665bdef31d0deabe0959de61eecd2aa550ae"/>
      <w:bookmarkEnd w:id="1296"/>
      <w:r w:rsidRPr="0055433B">
        <w:rPr>
          <w:rFonts w:ascii="Times New Roman" w:hAnsi="Times New Roman" w:cs="Times New Roman"/>
          <w:color w:val="000000" w:themeColor="text1"/>
        </w:rPr>
        <w:t xml:space="preserve">Fishbein, M., &amp; Ajzen, I. (2011). </w:t>
      </w:r>
      <w:r w:rsidRPr="0055433B">
        <w:rPr>
          <w:rFonts w:ascii="Times New Roman" w:hAnsi="Times New Roman" w:cs="Times New Roman"/>
          <w:i/>
          <w:iCs/>
          <w:color w:val="000000" w:themeColor="text1"/>
        </w:rPr>
        <w:t>Predicting and Changing Behavior: The Reasoned Action Approach</w:t>
      </w:r>
      <w:r w:rsidRPr="0055433B">
        <w:rPr>
          <w:rFonts w:ascii="Times New Roman" w:hAnsi="Times New Roman" w:cs="Times New Roman"/>
          <w:color w:val="000000" w:themeColor="text1"/>
        </w:rPr>
        <w:t>. Psychology Press. https://doi.org/10.4324/9780203838020</w:t>
      </w:r>
    </w:p>
    <w:p w14:paraId="233EE799" w14:textId="77777777" w:rsidR="00486913" w:rsidRPr="0055433B" w:rsidRDefault="00266379">
      <w:pPr>
        <w:pStyle w:val="Bibliography"/>
        <w:rPr>
          <w:rFonts w:ascii="Times New Roman" w:hAnsi="Times New Roman" w:cs="Times New Roman"/>
          <w:color w:val="000000" w:themeColor="text1"/>
        </w:rPr>
      </w:pPr>
      <w:bookmarkStart w:id="1298" w:name="ref-frekingTrumpSuggestsUS2020"/>
      <w:bookmarkEnd w:id="1297"/>
      <w:r w:rsidRPr="0055433B">
        <w:rPr>
          <w:rFonts w:ascii="Times New Roman" w:hAnsi="Times New Roman" w:cs="Times New Roman"/>
          <w:color w:val="000000" w:themeColor="text1"/>
        </w:rPr>
        <w:t xml:space="preserve">Freking, K. (2020). Trump Suggests US Slow Virus Testing to Avoid Bad Statistics. In </w:t>
      </w:r>
      <w:r w:rsidRPr="0055433B">
        <w:rPr>
          <w:rFonts w:ascii="Times New Roman" w:hAnsi="Times New Roman" w:cs="Times New Roman"/>
          <w:i/>
          <w:iCs/>
          <w:color w:val="000000" w:themeColor="text1"/>
        </w:rPr>
        <w:t>AP News</w:t>
      </w:r>
      <w:r w:rsidRPr="0055433B">
        <w:rPr>
          <w:rFonts w:ascii="Times New Roman" w:hAnsi="Times New Roman" w:cs="Times New Roman"/>
          <w:color w:val="000000" w:themeColor="text1"/>
        </w:rPr>
        <w:t>. https://apnews.com/article/virus-outbreak-donald-trump-ap-top-news-joe-biden-tulsa-476068bd60e9048303b736e9d7fc6572.</w:t>
      </w:r>
    </w:p>
    <w:p w14:paraId="233EE79A" w14:textId="77777777" w:rsidR="00486913" w:rsidRPr="0055433B" w:rsidRDefault="00266379">
      <w:pPr>
        <w:pStyle w:val="Bibliography"/>
        <w:rPr>
          <w:rFonts w:ascii="Times New Roman" w:hAnsi="Times New Roman" w:cs="Times New Roman"/>
          <w:color w:val="000000" w:themeColor="text1"/>
        </w:rPr>
      </w:pPr>
      <w:bookmarkStart w:id="1299" w:name="ref-gerlakBuildingTheoryLearning2011"/>
      <w:bookmarkEnd w:id="1298"/>
      <w:r w:rsidRPr="009C79D0">
        <w:rPr>
          <w:rFonts w:ascii="Times New Roman" w:hAnsi="Times New Roman"/>
          <w:color w:val="000000" w:themeColor="text1"/>
          <w:lang w:val="nl-NL"/>
          <w:rPrChange w:id="1300" w:author="Bishoy Zaki" w:date="2026-02-16T14:24:00Z" w16du:dateUtc="2026-02-16T13:24:00Z">
            <w:rPr>
              <w:rFonts w:ascii="Times New Roman" w:hAnsi="Times New Roman"/>
              <w:color w:val="000000" w:themeColor="text1"/>
            </w:rPr>
          </w:rPrChange>
        </w:rPr>
        <w:t xml:space="preserve">Gerlak, A. K., &amp; Heikkila, T. (2011). </w:t>
      </w:r>
      <w:r w:rsidRPr="0055433B">
        <w:rPr>
          <w:rFonts w:ascii="Times New Roman" w:hAnsi="Times New Roman" w:cs="Times New Roman"/>
          <w:color w:val="000000" w:themeColor="text1"/>
        </w:rPr>
        <w:t xml:space="preserve">Building a Theory of Learning in Collaboratives: Evidence from the Everglades Restoration Program. </w:t>
      </w:r>
      <w:r w:rsidRPr="0055433B">
        <w:rPr>
          <w:rFonts w:ascii="Times New Roman" w:hAnsi="Times New Roman" w:cs="Times New Roman"/>
          <w:i/>
          <w:iCs/>
          <w:color w:val="000000" w:themeColor="text1"/>
        </w:rPr>
        <w:t>Journal of Public Administration Research and Theory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(4), 619–644. https://doi.org/10.1093/jopart/muq089</w:t>
      </w:r>
    </w:p>
    <w:p w14:paraId="233EE79B" w14:textId="77777777" w:rsidR="00486913" w:rsidRPr="0055433B" w:rsidRDefault="00266379">
      <w:pPr>
        <w:pStyle w:val="Bibliography"/>
        <w:rPr>
          <w:rFonts w:ascii="Times New Roman" w:hAnsi="Times New Roman" w:cs="Times New Roman"/>
          <w:color w:val="000000" w:themeColor="text1"/>
        </w:rPr>
      </w:pPr>
      <w:bookmarkStart w:id="1301" w:name="Xd8a3b21d28c62c49c80780e33ee637cb6b4e478"/>
      <w:bookmarkEnd w:id="1299"/>
      <w:r w:rsidRPr="009C79D0">
        <w:rPr>
          <w:rFonts w:ascii="Times New Roman" w:hAnsi="Times New Roman"/>
          <w:color w:val="000000" w:themeColor="text1"/>
          <w:lang w:val="nl-NL"/>
          <w:rPrChange w:id="1302" w:author="Bishoy Zaki" w:date="2026-02-16T14:24:00Z" w16du:dateUtc="2026-02-16T13:24:00Z">
            <w:rPr>
              <w:rFonts w:ascii="Times New Roman" w:hAnsi="Times New Roman"/>
              <w:color w:val="000000" w:themeColor="text1"/>
            </w:rPr>
          </w:rPrChange>
        </w:rPr>
        <w:t xml:space="preserve">Gerlak, A. K., &amp; Heikkila, T. (2024). </w:t>
      </w:r>
      <w:r w:rsidRPr="0055433B">
        <w:rPr>
          <w:rFonts w:ascii="Times New Roman" w:hAnsi="Times New Roman" w:cs="Times New Roman"/>
          <w:i/>
          <w:iCs/>
          <w:color w:val="000000" w:themeColor="text1"/>
        </w:rPr>
        <w:t>Learning for Environmental Governance: Insights for a More Adaptive Future</w:t>
      </w:r>
      <w:r w:rsidRPr="0055433B">
        <w:rPr>
          <w:rFonts w:ascii="Times New Roman" w:hAnsi="Times New Roman" w:cs="Times New Roman"/>
          <w:color w:val="000000" w:themeColor="text1"/>
        </w:rPr>
        <w:t>. Cambridge University Press.</w:t>
      </w:r>
    </w:p>
    <w:p w14:paraId="233EE79C" w14:textId="77777777" w:rsidR="00486913" w:rsidRPr="0055433B" w:rsidRDefault="00266379">
      <w:pPr>
        <w:pStyle w:val="Bibliography"/>
        <w:rPr>
          <w:rFonts w:ascii="Times New Roman" w:hAnsi="Times New Roman" w:cs="Times New Roman"/>
          <w:color w:val="000000" w:themeColor="text1"/>
        </w:rPr>
      </w:pPr>
      <w:bookmarkStart w:id="1303" w:name="ref-gerlakLearningOurWay2018"/>
      <w:bookmarkEnd w:id="1301"/>
      <w:r w:rsidRPr="0055433B">
        <w:rPr>
          <w:rFonts w:ascii="Times New Roman" w:hAnsi="Times New Roman" w:cs="Times New Roman"/>
          <w:color w:val="000000" w:themeColor="text1"/>
        </w:rPr>
        <w:t xml:space="preserve">Gerlak, A. K., Heikkila, T., Smolinski, S. L., Huitema, D., &amp; Armitage, D. (2018). Learning Our Way Out of Environmental Policy Problems: A Review of the Scholarship.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(3), 335–371. https://doi.org/10.1007/s11077-017-9278-0</w:t>
      </w:r>
    </w:p>
    <w:p w14:paraId="233EE79D" w14:textId="77777777" w:rsidR="00486913" w:rsidRPr="0055433B" w:rsidRDefault="00266379">
      <w:pPr>
        <w:pStyle w:val="Bibliography"/>
        <w:rPr>
          <w:rFonts w:ascii="Times New Roman" w:hAnsi="Times New Roman" w:cs="Times New Roman"/>
          <w:color w:val="000000" w:themeColor="text1"/>
        </w:rPr>
      </w:pPr>
      <w:bookmarkStart w:id="1304" w:name="ref-giestOvercomingFailureSilicon2017"/>
      <w:bookmarkEnd w:id="1303"/>
      <w:r w:rsidRPr="0055433B">
        <w:rPr>
          <w:rFonts w:ascii="Times New Roman" w:hAnsi="Times New Roman" w:cs="Times New Roman"/>
          <w:color w:val="000000" w:themeColor="text1"/>
        </w:rPr>
        <w:t xml:space="preserve">Giest, S. (2017). Overcoming the Failure of “Silicon Somewheres”: Learning in Policy Transfer Processes.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(1), 39–54. https://doi.org/10.1332/030557316X14779412013740</w:t>
      </w:r>
    </w:p>
    <w:p w14:paraId="233EE79E" w14:textId="77777777" w:rsidR="00486913" w:rsidRPr="0055433B" w:rsidRDefault="00266379">
      <w:pPr>
        <w:pStyle w:val="Bibliography"/>
        <w:rPr>
          <w:rFonts w:ascii="Times New Roman" w:hAnsi="Times New Roman" w:cs="Times New Roman"/>
          <w:color w:val="000000" w:themeColor="text1"/>
        </w:rPr>
      </w:pPr>
      <w:bookmarkStart w:id="1305" w:name="ref-goyalLessonsLearnedNot2018"/>
      <w:bookmarkEnd w:id="1304"/>
      <w:r w:rsidRPr="0055433B">
        <w:rPr>
          <w:rFonts w:ascii="Times New Roman" w:hAnsi="Times New Roman" w:cs="Times New Roman"/>
          <w:color w:val="000000" w:themeColor="text1"/>
        </w:rPr>
        <w:t xml:space="preserve">Goyal, N., &amp; Howlett, M. (2018). Lessons Learned and Not Learned: Bibliometric Analysis of Policy Learning. In </w:t>
      </w:r>
      <w:r w:rsidRPr="0055433B">
        <w:rPr>
          <w:rFonts w:ascii="Times New Roman" w:hAnsi="Times New Roman" w:cs="Times New Roman"/>
          <w:i/>
          <w:iCs/>
          <w:color w:val="000000" w:themeColor="text1"/>
        </w:rPr>
        <w:t>Learning in Public Policy</w:t>
      </w:r>
      <w:r w:rsidRPr="0055433B">
        <w:rPr>
          <w:rFonts w:ascii="Times New Roman" w:hAnsi="Times New Roman" w:cs="Times New Roman"/>
          <w:color w:val="000000" w:themeColor="text1"/>
        </w:rPr>
        <w:t xml:space="preserve"> (pp. 27–49). Palgrave Macmillan, Cham. https://doi.org/10.1007/978-3-319-76210-4_2</w:t>
      </w:r>
    </w:p>
    <w:p w14:paraId="233EE79F" w14:textId="77777777" w:rsidR="00486913" w:rsidRPr="0055433B" w:rsidRDefault="00266379">
      <w:pPr>
        <w:pStyle w:val="Bibliography"/>
        <w:rPr>
          <w:rFonts w:ascii="Times New Roman" w:hAnsi="Times New Roman" w:cs="Times New Roman"/>
          <w:color w:val="000000" w:themeColor="text1"/>
        </w:rPr>
      </w:pPr>
      <w:bookmarkStart w:id="1306" w:name="ref-goyalFrameworkMetaphorAnalysing2019"/>
      <w:bookmarkEnd w:id="1305"/>
      <w:r w:rsidRPr="0055433B">
        <w:rPr>
          <w:rFonts w:ascii="Times New Roman" w:hAnsi="Times New Roman" w:cs="Times New Roman"/>
          <w:color w:val="000000" w:themeColor="text1"/>
        </w:rPr>
        <w:t xml:space="preserve">Goyal, N., &amp; Howlett, M. (2019). Framework or Metaphor? Analysing the Status of Policy Learning in the Policy Sciences. </w:t>
      </w:r>
      <w:r w:rsidRPr="0055433B">
        <w:rPr>
          <w:rFonts w:ascii="Times New Roman" w:hAnsi="Times New Roman" w:cs="Times New Roman"/>
          <w:i/>
          <w:iCs/>
          <w:color w:val="000000" w:themeColor="text1"/>
        </w:rPr>
        <w:t>Journal of Asian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(3), 257–273.</w:t>
      </w:r>
    </w:p>
    <w:p w14:paraId="233EE7A0" w14:textId="77777777" w:rsidR="00486913" w:rsidRPr="0055433B" w:rsidRDefault="00266379">
      <w:pPr>
        <w:pStyle w:val="Bibliography"/>
        <w:rPr>
          <w:rFonts w:ascii="Times New Roman" w:hAnsi="Times New Roman" w:cs="Times New Roman"/>
          <w:color w:val="000000" w:themeColor="text1"/>
        </w:rPr>
      </w:pPr>
      <w:bookmarkStart w:id="1307" w:name="ref-grinTheoriesPolicyLearning2007"/>
      <w:bookmarkEnd w:id="1306"/>
      <w:r w:rsidRPr="0055433B">
        <w:rPr>
          <w:rFonts w:ascii="Times New Roman" w:hAnsi="Times New Roman" w:cs="Times New Roman"/>
          <w:color w:val="000000" w:themeColor="text1"/>
        </w:rPr>
        <w:t xml:space="preserve">Grin, J., &amp; Loeber, A. (2007). Theories of Policy Learning: Agency, Structure, and Change. In F. Fischer, G. J. Miller, &amp; M. S. Sidney (Eds.), </w:t>
      </w:r>
      <w:r w:rsidRPr="0055433B">
        <w:rPr>
          <w:rFonts w:ascii="Times New Roman" w:hAnsi="Times New Roman" w:cs="Times New Roman"/>
          <w:i/>
          <w:iCs/>
          <w:color w:val="000000" w:themeColor="text1"/>
        </w:rPr>
        <w:t>Handbook of Public Policy Analysis</w:t>
      </w:r>
      <w:r w:rsidRPr="0055433B">
        <w:rPr>
          <w:rFonts w:ascii="Times New Roman" w:hAnsi="Times New Roman" w:cs="Times New Roman"/>
          <w:color w:val="000000" w:themeColor="text1"/>
        </w:rPr>
        <w:t>. Routledge.</w:t>
      </w:r>
    </w:p>
    <w:p w14:paraId="233EE7A1" w14:textId="77777777" w:rsidR="00486913" w:rsidRPr="0055433B" w:rsidRDefault="00266379">
      <w:pPr>
        <w:pStyle w:val="Bibliography"/>
        <w:rPr>
          <w:rFonts w:ascii="Times New Roman" w:hAnsi="Times New Roman" w:cs="Times New Roman"/>
          <w:color w:val="000000" w:themeColor="text1"/>
        </w:rPr>
      </w:pPr>
      <w:bookmarkStart w:id="1308" w:name="Xead451188850ee3b5185075abb360d718e53c7b"/>
      <w:bookmarkEnd w:id="1307"/>
      <w:r w:rsidRPr="0055433B">
        <w:rPr>
          <w:rFonts w:ascii="Times New Roman" w:hAnsi="Times New Roman" w:cs="Times New Roman"/>
          <w:color w:val="000000" w:themeColor="text1"/>
        </w:rPr>
        <w:lastRenderedPageBreak/>
        <w:t xml:space="preserve">Grin, J., &amp; Van De Graaf, H. (1996). Implementation as Communicative Action: An Interpretive Understanding of Interactions Between Policy Actors and Target Groups.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29</w:t>
      </w:r>
      <w:r w:rsidRPr="0055433B">
        <w:rPr>
          <w:rFonts w:ascii="Times New Roman" w:hAnsi="Times New Roman" w:cs="Times New Roman"/>
          <w:color w:val="000000" w:themeColor="text1"/>
        </w:rPr>
        <w:t>(4), 291–319. https://doi.org/10.1007/BF00138406</w:t>
      </w:r>
    </w:p>
    <w:p w14:paraId="233EE7A2" w14:textId="77777777" w:rsidR="00486913" w:rsidRPr="0055433B" w:rsidRDefault="00266379">
      <w:pPr>
        <w:pStyle w:val="Bibliography"/>
        <w:rPr>
          <w:rFonts w:ascii="Times New Roman" w:hAnsi="Times New Roman" w:cs="Times New Roman"/>
          <w:color w:val="000000" w:themeColor="text1"/>
        </w:rPr>
      </w:pPr>
      <w:bookmarkStart w:id="1309" w:name="ref-guptaTrackingNuclearMood2019"/>
      <w:bookmarkEnd w:id="1308"/>
      <w:r w:rsidRPr="0055433B">
        <w:rPr>
          <w:rFonts w:ascii="Times New Roman" w:hAnsi="Times New Roman" w:cs="Times New Roman"/>
          <w:color w:val="000000" w:themeColor="text1"/>
        </w:rPr>
        <w:t xml:space="preserve">Gupta, K., Nowlin, M. C., Ripberger, J. T., Jenkins-Smith, H. C., &amp; Silva, C. L. (2019). Tracking the Nuclear ’Mood’ in the United States: Introducing a Long Term Measure of Public Opinion About Nuclear Energy Using Aggregate Survey Data. </w:t>
      </w:r>
      <w:r w:rsidRPr="0055433B">
        <w:rPr>
          <w:rFonts w:ascii="Times New Roman" w:hAnsi="Times New Roman" w:cs="Times New Roman"/>
          <w:i/>
          <w:iCs/>
          <w:color w:val="000000" w:themeColor="text1"/>
        </w:rPr>
        <w:t>Energy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133</w:t>
      </w:r>
      <w:r w:rsidRPr="0055433B">
        <w:rPr>
          <w:rFonts w:ascii="Times New Roman" w:hAnsi="Times New Roman" w:cs="Times New Roman"/>
          <w:color w:val="000000" w:themeColor="text1"/>
        </w:rPr>
        <w:t>. https://doi.org/10.1016/j.enpol.2019.110888</w:t>
      </w:r>
    </w:p>
    <w:p w14:paraId="233EE7A3" w14:textId="77777777" w:rsidR="00486913" w:rsidRPr="0055433B" w:rsidRDefault="00266379">
      <w:pPr>
        <w:pStyle w:val="Bibliography"/>
        <w:rPr>
          <w:rFonts w:ascii="Times New Roman" w:hAnsi="Times New Roman" w:cs="Times New Roman"/>
          <w:color w:val="000000" w:themeColor="text1"/>
        </w:rPr>
      </w:pPr>
      <w:bookmarkStart w:id="1310" w:name="X781b50c2a6e24e698b47d9200cccc225e2f66a1"/>
      <w:bookmarkEnd w:id="1309"/>
      <w:r w:rsidRPr="0055433B">
        <w:rPr>
          <w:rFonts w:ascii="Times New Roman" w:hAnsi="Times New Roman" w:cs="Times New Roman"/>
          <w:color w:val="000000" w:themeColor="text1"/>
        </w:rPr>
        <w:t xml:space="preserve">Haas, P. M. (1992). Introduction: Epistemic Communities and International Policy Coordination. </w:t>
      </w:r>
      <w:r w:rsidRPr="0055433B">
        <w:rPr>
          <w:rFonts w:ascii="Times New Roman" w:hAnsi="Times New Roman" w:cs="Times New Roman"/>
          <w:i/>
          <w:iCs/>
          <w:color w:val="000000" w:themeColor="text1"/>
        </w:rPr>
        <w:t>International Organization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(1), 1–35. https://doi.org/10.1017/S0020818300001442</w:t>
      </w:r>
    </w:p>
    <w:p w14:paraId="233EE7A4" w14:textId="77777777" w:rsidR="00486913" w:rsidRPr="0055433B" w:rsidRDefault="00266379">
      <w:pPr>
        <w:pStyle w:val="Bibliography"/>
        <w:rPr>
          <w:rFonts w:ascii="Times New Roman" w:hAnsi="Times New Roman" w:cs="Times New Roman"/>
          <w:color w:val="000000" w:themeColor="text1"/>
        </w:rPr>
      </w:pPr>
      <w:bookmarkStart w:id="1311" w:name="ref-hallPolicyParadigmsSocial1993"/>
      <w:bookmarkEnd w:id="1310"/>
      <w:r w:rsidRPr="0055433B">
        <w:rPr>
          <w:rFonts w:ascii="Times New Roman" w:hAnsi="Times New Roman" w:cs="Times New Roman"/>
          <w:color w:val="000000" w:themeColor="text1"/>
        </w:rPr>
        <w:t xml:space="preserve">Hall, P. (1993). Policy Paradigms, Social Learning, and the State: The Case of Economic Policymaking in Britain. </w:t>
      </w:r>
      <w:r w:rsidRPr="0055433B">
        <w:rPr>
          <w:rFonts w:ascii="Times New Roman" w:hAnsi="Times New Roman" w:cs="Times New Roman"/>
          <w:i/>
          <w:iCs/>
          <w:color w:val="000000" w:themeColor="text1"/>
        </w:rPr>
        <w:t>Comparative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(3), 275–296.</w:t>
      </w:r>
    </w:p>
    <w:p w14:paraId="233EE7A5" w14:textId="77777777" w:rsidR="00486913" w:rsidRPr="0055433B" w:rsidRDefault="00266379">
      <w:pPr>
        <w:pStyle w:val="Bibliography"/>
        <w:rPr>
          <w:rFonts w:ascii="Times New Roman" w:hAnsi="Times New Roman" w:cs="Times New Roman"/>
          <w:color w:val="000000" w:themeColor="text1"/>
        </w:rPr>
      </w:pPr>
      <w:bookmarkStart w:id="1312" w:name="ref-hartBoomerangEffectsScience2012"/>
      <w:bookmarkEnd w:id="1311"/>
      <w:r w:rsidRPr="0055433B">
        <w:rPr>
          <w:rFonts w:ascii="Times New Roman" w:hAnsi="Times New Roman" w:cs="Times New Roman"/>
          <w:color w:val="000000" w:themeColor="text1"/>
        </w:rPr>
        <w:t xml:space="preserve">Hart, P. S., &amp; Nisbet, E. C. (2012). Boomerang Effects in Science Communication: How Motivated Reasoning and Identity Cues Amplify Opinion Polarization About Climate Mitigation Policies. </w:t>
      </w:r>
      <w:r w:rsidRPr="0055433B">
        <w:rPr>
          <w:rFonts w:ascii="Times New Roman" w:hAnsi="Times New Roman" w:cs="Times New Roman"/>
          <w:i/>
          <w:iCs/>
          <w:color w:val="000000" w:themeColor="text1"/>
        </w:rPr>
        <w:t>Communication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(6), 701–723.</w:t>
      </w:r>
    </w:p>
    <w:p w14:paraId="233EE7A6" w14:textId="77777777" w:rsidR="00486913" w:rsidRPr="0055433B" w:rsidRDefault="00266379">
      <w:pPr>
        <w:pStyle w:val="Bibliography"/>
        <w:rPr>
          <w:rFonts w:ascii="Times New Roman" w:hAnsi="Times New Roman" w:cs="Times New Roman"/>
          <w:color w:val="000000" w:themeColor="text1"/>
        </w:rPr>
      </w:pPr>
      <w:bookmarkStart w:id="1313" w:name="ref-hawesClimateSciencePolitics2022"/>
      <w:bookmarkEnd w:id="1312"/>
      <w:r w:rsidRPr="0055433B">
        <w:rPr>
          <w:rFonts w:ascii="Times New Roman" w:hAnsi="Times New Roman" w:cs="Times New Roman"/>
          <w:color w:val="000000" w:themeColor="text1"/>
        </w:rPr>
        <w:t xml:space="preserve">Hawes, R., &amp; Nowlin, M. C. (2022). Climate Science or Politics? Disentangling the Roles of Citizen Beliefs and Support for Energy in the United States. </w:t>
      </w:r>
      <w:r w:rsidRPr="0055433B">
        <w:rPr>
          <w:rFonts w:ascii="Times New Roman" w:hAnsi="Times New Roman" w:cs="Times New Roman"/>
          <w:i/>
          <w:iCs/>
          <w:color w:val="000000" w:themeColor="text1"/>
        </w:rPr>
        <w:t>Energy Research &amp; Social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85</w:t>
      </w:r>
      <w:r w:rsidRPr="0055433B">
        <w:rPr>
          <w:rFonts w:ascii="Times New Roman" w:hAnsi="Times New Roman" w:cs="Times New Roman"/>
          <w:color w:val="000000" w:themeColor="text1"/>
        </w:rPr>
        <w:t>, 102419. https://doi.org/10.1016/j.erss.2021.102419</w:t>
      </w:r>
    </w:p>
    <w:p w14:paraId="233EE7A7" w14:textId="77777777" w:rsidR="00486913" w:rsidRPr="0055433B" w:rsidRDefault="00266379">
      <w:pPr>
        <w:pStyle w:val="Bibliography"/>
        <w:rPr>
          <w:rFonts w:ascii="Times New Roman" w:hAnsi="Times New Roman" w:cs="Times New Roman"/>
          <w:color w:val="000000" w:themeColor="text1"/>
        </w:rPr>
      </w:pPr>
      <w:bookmarkStart w:id="1314" w:name="ref-headWickedProblemsImplications2015"/>
      <w:bookmarkEnd w:id="1313"/>
      <w:r w:rsidRPr="0055433B">
        <w:rPr>
          <w:rFonts w:ascii="Times New Roman" w:hAnsi="Times New Roman" w:cs="Times New Roman"/>
          <w:color w:val="000000" w:themeColor="text1"/>
        </w:rPr>
        <w:t xml:space="preserve">Head, B. W., &amp; Alford, J. (2015). Wicked Problems: Implications for Public Policy and Management. </w:t>
      </w:r>
      <w:r w:rsidRPr="0055433B">
        <w:rPr>
          <w:rFonts w:ascii="Times New Roman" w:hAnsi="Times New Roman" w:cs="Times New Roman"/>
          <w:i/>
          <w:iCs/>
          <w:color w:val="000000" w:themeColor="text1"/>
        </w:rPr>
        <w:t>Administration &amp;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47</w:t>
      </w:r>
      <w:r w:rsidRPr="0055433B">
        <w:rPr>
          <w:rFonts w:ascii="Times New Roman" w:hAnsi="Times New Roman" w:cs="Times New Roman"/>
          <w:color w:val="000000" w:themeColor="text1"/>
        </w:rPr>
        <w:t>(6), 711–739. https://doi.org/10.1177/0095399713481601</w:t>
      </w:r>
    </w:p>
    <w:p w14:paraId="233EE7A8" w14:textId="77777777" w:rsidR="00486913" w:rsidRPr="0055433B" w:rsidRDefault="00266379">
      <w:pPr>
        <w:pStyle w:val="Bibliography"/>
        <w:rPr>
          <w:rFonts w:ascii="Times New Roman" w:hAnsi="Times New Roman" w:cs="Times New Roman"/>
          <w:color w:val="000000" w:themeColor="text1"/>
        </w:rPr>
      </w:pPr>
      <w:bookmarkStart w:id="1315" w:name="ref-hecloModernSocialPolitics1974"/>
      <w:bookmarkEnd w:id="1314"/>
      <w:r w:rsidRPr="0055433B">
        <w:rPr>
          <w:rFonts w:ascii="Times New Roman" w:hAnsi="Times New Roman" w:cs="Times New Roman"/>
          <w:color w:val="000000" w:themeColor="text1"/>
        </w:rPr>
        <w:t xml:space="preserve">Heclo, H. (1974). </w:t>
      </w:r>
      <w:r w:rsidRPr="0055433B">
        <w:rPr>
          <w:rFonts w:ascii="Times New Roman" w:hAnsi="Times New Roman" w:cs="Times New Roman"/>
          <w:i/>
          <w:iCs/>
          <w:color w:val="000000" w:themeColor="text1"/>
        </w:rPr>
        <w:t>Modern Social Politics in Britain and Sweden: From Relief to Income Maintenance</w:t>
      </w:r>
      <w:r w:rsidRPr="0055433B">
        <w:rPr>
          <w:rFonts w:ascii="Times New Roman" w:hAnsi="Times New Roman" w:cs="Times New Roman"/>
          <w:color w:val="000000" w:themeColor="text1"/>
        </w:rPr>
        <w:t>. Yale University Press.</w:t>
      </w:r>
    </w:p>
    <w:p w14:paraId="233EE7A9" w14:textId="77777777" w:rsidR="00486913" w:rsidRPr="0055433B" w:rsidRDefault="00266379">
      <w:pPr>
        <w:pStyle w:val="Bibliography"/>
        <w:rPr>
          <w:rFonts w:ascii="Times New Roman" w:hAnsi="Times New Roman" w:cs="Times New Roman"/>
          <w:color w:val="000000" w:themeColor="text1"/>
        </w:rPr>
      </w:pPr>
      <w:bookmarkStart w:id="1316" w:name="X89294a74a62f8a5fb882c437af2c14920331749"/>
      <w:bookmarkEnd w:id="1315"/>
      <w:r w:rsidRPr="0055433B">
        <w:rPr>
          <w:rFonts w:ascii="Times New Roman" w:hAnsi="Times New Roman" w:cs="Times New Roman"/>
          <w:color w:val="000000" w:themeColor="text1"/>
        </w:rPr>
        <w:t xml:space="preserve">Heikkila, T., &amp; Gerlak, A. K. (2013). Building a Conceptual Approach to Collective Learning: Lessons for Public Policy Scholars.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41</w:t>
      </w:r>
      <w:r w:rsidRPr="0055433B">
        <w:rPr>
          <w:rFonts w:ascii="Times New Roman" w:hAnsi="Times New Roman" w:cs="Times New Roman"/>
          <w:color w:val="000000" w:themeColor="text1"/>
        </w:rPr>
        <w:t>(3), 484–512. https://doi.org/10.1111/psj.12026</w:t>
      </w:r>
    </w:p>
    <w:p w14:paraId="233EE7AA" w14:textId="77777777" w:rsidR="00486913" w:rsidRPr="0055433B" w:rsidRDefault="00266379">
      <w:pPr>
        <w:pStyle w:val="Bibliography"/>
        <w:rPr>
          <w:rFonts w:ascii="Times New Roman" w:hAnsi="Times New Roman" w:cs="Times New Roman"/>
          <w:color w:val="000000" w:themeColor="text1"/>
        </w:rPr>
      </w:pPr>
      <w:bookmarkStart w:id="1317" w:name="X9e51151f82a9bd613d64d1dce5ad29b1dd4c5f0"/>
      <w:bookmarkEnd w:id="1316"/>
      <w:r w:rsidRPr="0055433B">
        <w:rPr>
          <w:rFonts w:ascii="Times New Roman" w:hAnsi="Times New Roman" w:cs="Times New Roman"/>
          <w:color w:val="000000" w:themeColor="text1"/>
        </w:rPr>
        <w:t xml:space="preserve">Heikkila, T., Gerlak, A. K., &amp; Smith, B. (2024). Diagnosing Individual Barriers to Collective Learning: How Governance Contexts Shape Cognitive Biases.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(7), 2026–2049. https://doi.org/10.1080/13501763.2023.2251525</w:t>
      </w:r>
    </w:p>
    <w:p w14:paraId="233EE7AB" w14:textId="77777777" w:rsidR="00486913" w:rsidRPr="0055433B" w:rsidRDefault="00266379">
      <w:pPr>
        <w:pStyle w:val="Bibliography"/>
        <w:rPr>
          <w:rFonts w:ascii="Times New Roman" w:hAnsi="Times New Roman" w:cs="Times New Roman"/>
          <w:color w:val="000000" w:themeColor="text1"/>
        </w:rPr>
      </w:pPr>
      <w:bookmarkStart w:id="1318" w:name="ref-herronPerceptionsNuclearSecurity2002"/>
      <w:bookmarkEnd w:id="1317"/>
      <w:r w:rsidRPr="0055433B">
        <w:rPr>
          <w:rFonts w:ascii="Times New Roman" w:hAnsi="Times New Roman" w:cs="Times New Roman"/>
          <w:color w:val="000000" w:themeColor="text1"/>
        </w:rPr>
        <w:t xml:space="preserve">Herron, K. G., &amp; Jenkins-Smith, H. C. (2002). U.S. Perceptions of Nuclear Security in the Wake of the Cold War: Comparing Public and Elite Belief Systems. </w:t>
      </w:r>
      <w:r w:rsidRPr="0055433B">
        <w:rPr>
          <w:rFonts w:ascii="Times New Roman" w:hAnsi="Times New Roman" w:cs="Times New Roman"/>
          <w:i/>
          <w:iCs/>
          <w:color w:val="000000" w:themeColor="text1"/>
        </w:rPr>
        <w:t>International Studies Quarterly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(4), 451–479.</w:t>
      </w:r>
    </w:p>
    <w:p w14:paraId="233EE7AC" w14:textId="77777777" w:rsidR="00486913" w:rsidRPr="0055433B" w:rsidRDefault="00266379">
      <w:pPr>
        <w:pStyle w:val="Bibliography"/>
        <w:rPr>
          <w:rFonts w:ascii="Times New Roman" w:hAnsi="Times New Roman" w:cs="Times New Roman"/>
          <w:color w:val="000000" w:themeColor="text1"/>
        </w:rPr>
      </w:pPr>
      <w:bookmarkStart w:id="1319" w:name="ref-herwegMultipleStreamsFramework2023"/>
      <w:bookmarkEnd w:id="1318"/>
      <w:r w:rsidRPr="0055433B">
        <w:rPr>
          <w:rFonts w:ascii="Times New Roman" w:hAnsi="Times New Roman" w:cs="Times New Roman"/>
          <w:color w:val="000000" w:themeColor="text1"/>
        </w:rPr>
        <w:t xml:space="preserve">Herweg, N., Zahariadis, N., &amp; Zohlnhofer, R. (2023). The Multiple Streams Framework: Foundations, Refinements, and Empirical Applications.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29–64). Routledge.</w:t>
      </w:r>
    </w:p>
    <w:p w14:paraId="233EE7AD" w14:textId="77777777" w:rsidR="00486913" w:rsidRPr="0055433B" w:rsidRDefault="00266379">
      <w:pPr>
        <w:pStyle w:val="Bibliography"/>
        <w:rPr>
          <w:rFonts w:ascii="Times New Roman" w:hAnsi="Times New Roman" w:cs="Times New Roman"/>
          <w:color w:val="000000" w:themeColor="text1"/>
        </w:rPr>
      </w:pPr>
      <w:bookmarkStart w:id="1320" w:name="ref-howlettPolicyLearningPolicy2017"/>
      <w:bookmarkEnd w:id="1319"/>
      <w:r w:rsidRPr="0055433B">
        <w:rPr>
          <w:rFonts w:ascii="Times New Roman" w:hAnsi="Times New Roman" w:cs="Times New Roman"/>
          <w:color w:val="000000" w:themeColor="text1"/>
        </w:rPr>
        <w:t xml:space="preserve">Howlett, M., Mukherjee, I., &amp; Koppenjan, J. (2017). Policy Learning and Policy Networks in Theory and Practice: The Role of Policy Brokers in the Indonesian Biodiesel Policy Network.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233–250. https://doi.org/10.1080/14494035.2017.1321230</w:t>
      </w:r>
    </w:p>
    <w:p w14:paraId="233EE7AE" w14:textId="77777777" w:rsidR="00486913" w:rsidRPr="0055433B" w:rsidRDefault="00266379">
      <w:pPr>
        <w:pStyle w:val="Bibliography"/>
        <w:rPr>
          <w:rFonts w:ascii="Times New Roman" w:hAnsi="Times New Roman" w:cs="Times New Roman"/>
          <w:color w:val="000000" w:themeColor="text1"/>
        </w:rPr>
      </w:pPr>
      <w:bookmarkStart w:id="1321" w:name="X3205f39a39cdca1dbbdca52a4998bf628da8ef9"/>
      <w:bookmarkEnd w:id="1320"/>
      <w:r w:rsidRPr="0055433B">
        <w:rPr>
          <w:rFonts w:ascii="Times New Roman" w:hAnsi="Times New Roman" w:cs="Times New Roman"/>
          <w:color w:val="000000" w:themeColor="text1"/>
        </w:rPr>
        <w:t xml:space="preserve">Huber, G. P. (1991). Organizational Learning: The Contributing Processes and the Literatures. </w:t>
      </w:r>
      <w:r w:rsidRPr="0055433B">
        <w:rPr>
          <w:rFonts w:ascii="Times New Roman" w:hAnsi="Times New Roman" w:cs="Times New Roman"/>
          <w:i/>
          <w:iCs/>
          <w:color w:val="000000" w:themeColor="text1"/>
        </w:rPr>
        <w:t>Organization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w:t>
      </w:r>
      <w:r w:rsidRPr="0055433B">
        <w:rPr>
          <w:rFonts w:ascii="Times New Roman" w:hAnsi="Times New Roman" w:cs="Times New Roman"/>
          <w:color w:val="000000" w:themeColor="text1"/>
        </w:rPr>
        <w:t>(1), 88–115. https://doi.org/10.1287/orsc.2.1.88</w:t>
      </w:r>
    </w:p>
    <w:p w14:paraId="233EE7AF" w14:textId="77777777" w:rsidR="00486913" w:rsidRPr="0055433B" w:rsidRDefault="00266379">
      <w:pPr>
        <w:pStyle w:val="Bibliography"/>
        <w:rPr>
          <w:rFonts w:ascii="Times New Roman" w:hAnsi="Times New Roman" w:cs="Times New Roman"/>
          <w:color w:val="000000" w:themeColor="text1"/>
        </w:rPr>
      </w:pPr>
      <w:bookmarkStart w:id="1322" w:name="X1edb32262667da800dcd4929245a7609e545999"/>
      <w:bookmarkEnd w:id="1321"/>
      <w:r w:rsidRPr="0055433B">
        <w:rPr>
          <w:rFonts w:ascii="Times New Roman" w:hAnsi="Times New Roman" w:cs="Times New Roman"/>
          <w:color w:val="000000" w:themeColor="text1"/>
        </w:rPr>
        <w:t xml:space="preserve">Jenkins-Smith, H. C. (1988). Analytical Debates and Policy Learning: Analysis and Change in the Federal Bureaucracy.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169–211.</w:t>
      </w:r>
    </w:p>
    <w:p w14:paraId="233EE7B0" w14:textId="77777777" w:rsidR="00486913" w:rsidRPr="0055433B" w:rsidRDefault="00266379">
      <w:pPr>
        <w:pStyle w:val="Bibliography"/>
        <w:rPr>
          <w:rFonts w:ascii="Times New Roman" w:hAnsi="Times New Roman" w:cs="Times New Roman"/>
          <w:color w:val="000000" w:themeColor="text1"/>
        </w:rPr>
      </w:pPr>
      <w:bookmarkStart w:id="1323" w:name="ref-jenkins-smithRockHardPlace2009"/>
      <w:bookmarkEnd w:id="1322"/>
      <w:r w:rsidRPr="0055433B">
        <w:rPr>
          <w:rFonts w:ascii="Times New Roman" w:hAnsi="Times New Roman" w:cs="Times New Roman"/>
          <w:color w:val="000000" w:themeColor="text1"/>
        </w:rPr>
        <w:lastRenderedPageBreak/>
        <w:t xml:space="preserve">Jenkins-Smith, H. C., &amp; Herron, K. G. (2009). Rock and a Hard Place: Public Willingness to Trade Civil Rights and Liberties for Greater Security. </w:t>
      </w:r>
      <w:r w:rsidRPr="0055433B">
        <w:rPr>
          <w:rFonts w:ascii="Times New Roman" w:hAnsi="Times New Roman" w:cs="Times New Roman"/>
          <w:i/>
          <w:iCs/>
          <w:color w:val="000000" w:themeColor="text1"/>
        </w:rPr>
        <w:t>Politics &amp;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(5), 1095–1129.</w:t>
      </w:r>
    </w:p>
    <w:p w14:paraId="233EE7B1" w14:textId="77777777" w:rsidR="00486913" w:rsidRPr="0055433B" w:rsidRDefault="00266379">
      <w:pPr>
        <w:pStyle w:val="Bibliography"/>
        <w:rPr>
          <w:rFonts w:ascii="Times New Roman" w:hAnsi="Times New Roman" w:cs="Times New Roman"/>
          <w:color w:val="000000" w:themeColor="text1"/>
        </w:rPr>
      </w:pPr>
      <w:bookmarkStart w:id="1324" w:name="Xfd973a84f6a28ef3b9b437d1c25207150e66847"/>
      <w:bookmarkEnd w:id="1323"/>
      <w:r w:rsidRPr="0055433B">
        <w:rPr>
          <w:rFonts w:ascii="Times New Roman" w:hAnsi="Times New Roman" w:cs="Times New Roman"/>
          <w:color w:val="000000" w:themeColor="text1"/>
        </w:rPr>
        <w:t xml:space="preserve">Jenkins-Smith, H. C., Mitchell, N. J., &amp; Herron, K. G. (2004). Foreign and Domestic Policy Belief Structures in the U.S. And British Publics. </w:t>
      </w:r>
      <w:r w:rsidRPr="0055433B">
        <w:rPr>
          <w:rFonts w:ascii="Times New Roman" w:hAnsi="Times New Roman" w:cs="Times New Roman"/>
          <w:i/>
          <w:iCs/>
          <w:color w:val="000000" w:themeColor="text1"/>
        </w:rPr>
        <w:t>Journal of Conflict Resolution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(3), 287–309. https://doi.org/10.1177/0022002704264214</w:t>
      </w:r>
    </w:p>
    <w:p w14:paraId="233EE7B2" w14:textId="77777777" w:rsidR="00486913" w:rsidRPr="0055433B" w:rsidRDefault="00266379">
      <w:pPr>
        <w:pStyle w:val="Bibliography"/>
        <w:rPr>
          <w:rFonts w:ascii="Times New Roman" w:hAnsi="Times New Roman" w:cs="Times New Roman"/>
          <w:color w:val="000000" w:themeColor="text1"/>
        </w:rPr>
      </w:pPr>
      <w:bookmarkStart w:id="1325" w:name="Xed412750169b12f13aacf58c2d7382c27ef2fab"/>
      <w:bookmarkEnd w:id="1324"/>
      <w:r w:rsidRPr="0055433B">
        <w:rPr>
          <w:rFonts w:ascii="Times New Roman" w:hAnsi="Times New Roman" w:cs="Times New Roman"/>
          <w:color w:val="000000" w:themeColor="text1"/>
        </w:rPr>
        <w:t xml:space="preserve">Jenkins-Smith, H. C., Nohrstedt, D., Weible, C. M., &amp; Ingold, K. (2018). The Advocacy Coalition Framework: An Overview of the Research Program. In C. M. Weible &amp; P. A. Sabatier (Eds.),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(4th ed., pp. 135–172). Westview Press.</w:t>
      </w:r>
    </w:p>
    <w:p w14:paraId="233EE7B3" w14:textId="77777777" w:rsidR="00486913" w:rsidRPr="0055433B" w:rsidRDefault="00266379">
      <w:pPr>
        <w:pStyle w:val="Bibliography"/>
        <w:rPr>
          <w:rFonts w:ascii="Times New Roman" w:hAnsi="Times New Roman" w:cs="Times New Roman"/>
          <w:color w:val="000000" w:themeColor="text1"/>
        </w:rPr>
      </w:pPr>
      <w:bookmarkStart w:id="1326" w:name="Xb34d668c4aca2ab4c949fc435e4cb8c47192f3e"/>
      <w:bookmarkEnd w:id="1325"/>
      <w:r w:rsidRPr="0055433B">
        <w:rPr>
          <w:rFonts w:ascii="Times New Roman" w:hAnsi="Times New Roman" w:cs="Times New Roman"/>
          <w:color w:val="000000" w:themeColor="text1"/>
        </w:rPr>
        <w:t xml:space="preserve">Jenkins-Smith, H. C., &amp; Sabatier, P. A. (1993). The Dynamics of Policy-Oriented Learning. In P. A. Sabatier &amp; H. C. Jenkins-Smith (Eds.), </w:t>
      </w:r>
      <w:r w:rsidRPr="0055433B">
        <w:rPr>
          <w:rFonts w:ascii="Times New Roman" w:hAnsi="Times New Roman" w:cs="Times New Roman"/>
          <w:i/>
          <w:iCs/>
          <w:color w:val="000000" w:themeColor="text1"/>
        </w:rPr>
        <w:t>Policy Change and Learning: An Advocacy Coalition Approach</w:t>
      </w:r>
      <w:r w:rsidRPr="0055433B">
        <w:rPr>
          <w:rFonts w:ascii="Times New Roman" w:hAnsi="Times New Roman" w:cs="Times New Roman"/>
          <w:color w:val="000000" w:themeColor="text1"/>
        </w:rPr>
        <w:t xml:space="preserve"> (pp. 41–56). Westview Press.</w:t>
      </w:r>
    </w:p>
    <w:p w14:paraId="233EE7B4" w14:textId="77777777" w:rsidR="00486913" w:rsidRPr="0055433B" w:rsidRDefault="00266379">
      <w:pPr>
        <w:pStyle w:val="Bibliography"/>
        <w:rPr>
          <w:rFonts w:ascii="Times New Roman" w:hAnsi="Times New Roman" w:cs="Times New Roman"/>
          <w:color w:val="000000" w:themeColor="text1"/>
        </w:rPr>
      </w:pPr>
      <w:bookmarkStart w:id="1327" w:name="ref-jochimIssuePoliticsPolarized2013"/>
      <w:bookmarkEnd w:id="1326"/>
      <w:r w:rsidRPr="0055433B">
        <w:rPr>
          <w:rFonts w:ascii="Times New Roman" w:hAnsi="Times New Roman" w:cs="Times New Roman"/>
          <w:color w:val="000000" w:themeColor="text1"/>
        </w:rPr>
        <w:t xml:space="preserve">Jochim, A. E., &amp; Jones, B. D. (2013). Issue Politics in a Polarized Congress. </w:t>
      </w:r>
      <w:r w:rsidRPr="0055433B">
        <w:rPr>
          <w:rFonts w:ascii="Times New Roman" w:hAnsi="Times New Roman" w:cs="Times New Roman"/>
          <w:i/>
          <w:iCs/>
          <w:color w:val="000000" w:themeColor="text1"/>
        </w:rPr>
        <w:t>Political Research Quarterly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66</w:t>
      </w:r>
      <w:r w:rsidRPr="0055433B">
        <w:rPr>
          <w:rFonts w:ascii="Times New Roman" w:hAnsi="Times New Roman" w:cs="Times New Roman"/>
          <w:color w:val="000000" w:themeColor="text1"/>
        </w:rPr>
        <w:t>(2), 352–369.</w:t>
      </w:r>
    </w:p>
    <w:p w14:paraId="233EE7B5" w14:textId="77777777" w:rsidR="00486913" w:rsidRPr="0055433B" w:rsidRDefault="00266379">
      <w:pPr>
        <w:pStyle w:val="Bibliography"/>
        <w:rPr>
          <w:rFonts w:ascii="Times New Roman" w:hAnsi="Times New Roman" w:cs="Times New Roman"/>
          <w:color w:val="000000" w:themeColor="text1"/>
        </w:rPr>
      </w:pPr>
      <w:bookmarkStart w:id="1328" w:name="X095fdb62ea5a902ab704abd839ff5fc13d713a1"/>
      <w:bookmarkEnd w:id="1327"/>
      <w:r w:rsidRPr="0055433B">
        <w:rPr>
          <w:rFonts w:ascii="Times New Roman" w:hAnsi="Times New Roman" w:cs="Times New Roman"/>
          <w:color w:val="000000" w:themeColor="text1"/>
        </w:rPr>
        <w:t xml:space="preserve">Jones, B. D. (1994). </w:t>
      </w:r>
      <w:r w:rsidRPr="0055433B">
        <w:rPr>
          <w:rFonts w:ascii="Times New Roman" w:hAnsi="Times New Roman" w:cs="Times New Roman"/>
          <w:i/>
          <w:iCs/>
          <w:color w:val="000000" w:themeColor="text1"/>
        </w:rPr>
        <w:t>Reconceiving Decision-Making in Democratic Politics: Attention, Choice, and Public Policy</w:t>
      </w:r>
      <w:r w:rsidRPr="0055433B">
        <w:rPr>
          <w:rFonts w:ascii="Times New Roman" w:hAnsi="Times New Roman" w:cs="Times New Roman"/>
          <w:color w:val="000000" w:themeColor="text1"/>
        </w:rPr>
        <w:t>. University of Chicago Press.</w:t>
      </w:r>
    </w:p>
    <w:p w14:paraId="233EE7B6" w14:textId="77777777" w:rsidR="00486913" w:rsidRPr="0055433B" w:rsidRDefault="00266379">
      <w:pPr>
        <w:pStyle w:val="Bibliography"/>
        <w:rPr>
          <w:rFonts w:ascii="Times New Roman" w:hAnsi="Times New Roman" w:cs="Times New Roman"/>
          <w:color w:val="000000" w:themeColor="text1"/>
        </w:rPr>
      </w:pPr>
      <w:bookmarkStart w:id="1329" w:name="ref-jonesPoliticsArchitectureChoice2001"/>
      <w:bookmarkEnd w:id="1328"/>
      <w:r w:rsidRPr="0055433B">
        <w:rPr>
          <w:rFonts w:ascii="Times New Roman" w:hAnsi="Times New Roman" w:cs="Times New Roman"/>
          <w:color w:val="000000" w:themeColor="text1"/>
        </w:rPr>
        <w:t xml:space="preserve">Jones, B. D. (2001). </w:t>
      </w:r>
      <w:r w:rsidRPr="0055433B">
        <w:rPr>
          <w:rFonts w:ascii="Times New Roman" w:hAnsi="Times New Roman" w:cs="Times New Roman"/>
          <w:i/>
          <w:iCs/>
          <w:color w:val="000000" w:themeColor="text1"/>
        </w:rPr>
        <w:t>Politics and the Architecture of Choice: Bounded Rationality and Governance</w:t>
      </w:r>
      <w:r w:rsidRPr="0055433B">
        <w:rPr>
          <w:rFonts w:ascii="Times New Roman" w:hAnsi="Times New Roman" w:cs="Times New Roman"/>
          <w:color w:val="000000" w:themeColor="text1"/>
        </w:rPr>
        <w:t>. University Of Chicago Press.</w:t>
      </w:r>
    </w:p>
    <w:p w14:paraId="233EE7B7" w14:textId="77777777" w:rsidR="00486913" w:rsidRPr="0055433B" w:rsidRDefault="00266379">
      <w:pPr>
        <w:pStyle w:val="Bibliography"/>
        <w:rPr>
          <w:rFonts w:ascii="Times New Roman" w:hAnsi="Times New Roman" w:cs="Times New Roman"/>
          <w:color w:val="000000" w:themeColor="text1"/>
        </w:rPr>
      </w:pPr>
      <w:bookmarkStart w:id="1330" w:name="ref-jonesBoundedRationalityPublic2002"/>
      <w:bookmarkEnd w:id="1329"/>
      <w:r w:rsidRPr="0055433B">
        <w:rPr>
          <w:rFonts w:ascii="Times New Roman" w:hAnsi="Times New Roman" w:cs="Times New Roman"/>
          <w:color w:val="000000" w:themeColor="text1"/>
        </w:rPr>
        <w:t xml:space="preserve">Jones, B. D. (2002). Bounded Rationality and Public Policy: Herbert A. Simon and the Decisional Foundation of Collective Choice.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(3), 269–284.</w:t>
      </w:r>
    </w:p>
    <w:p w14:paraId="233EE7B8" w14:textId="77777777" w:rsidR="00486913" w:rsidRPr="0055433B" w:rsidRDefault="00266379">
      <w:pPr>
        <w:pStyle w:val="Bibliography"/>
        <w:rPr>
          <w:rFonts w:ascii="Times New Roman" w:hAnsi="Times New Roman" w:cs="Times New Roman"/>
          <w:color w:val="000000" w:themeColor="text1"/>
        </w:rPr>
      </w:pPr>
      <w:bookmarkStart w:id="1331" w:name="X50fb71711d0adac638a833a6de693ee299c9bee"/>
      <w:bookmarkEnd w:id="1330"/>
      <w:r w:rsidRPr="0055433B">
        <w:rPr>
          <w:rFonts w:ascii="Times New Roman" w:hAnsi="Times New Roman" w:cs="Times New Roman"/>
          <w:color w:val="000000" w:themeColor="text1"/>
        </w:rPr>
        <w:t xml:space="preserve">Jones, B. D. (2017). Behavioral Rationality as a Foundation for Public Policy Studies. </w:t>
      </w:r>
      <w:r w:rsidRPr="0055433B">
        <w:rPr>
          <w:rFonts w:ascii="Times New Roman" w:hAnsi="Times New Roman" w:cs="Times New Roman"/>
          <w:i/>
          <w:iCs/>
          <w:color w:val="000000" w:themeColor="text1"/>
        </w:rPr>
        <w:t>Cognitive Systems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 63–75. https://doi.org/10.1016/j.cogsys.2017.01.003</w:t>
      </w:r>
    </w:p>
    <w:p w14:paraId="233EE7B9" w14:textId="77777777" w:rsidR="00486913" w:rsidRPr="0055433B" w:rsidRDefault="00266379">
      <w:pPr>
        <w:pStyle w:val="Bibliography"/>
        <w:rPr>
          <w:rFonts w:ascii="Times New Roman" w:hAnsi="Times New Roman" w:cs="Times New Roman"/>
          <w:color w:val="000000" w:themeColor="text1"/>
        </w:rPr>
      </w:pPr>
      <w:bookmarkStart w:id="1332" w:name="ref-jonesModelChoicePublic2005"/>
      <w:bookmarkEnd w:id="1331"/>
      <w:r w:rsidRPr="0055433B">
        <w:rPr>
          <w:rFonts w:ascii="Times New Roman" w:hAnsi="Times New Roman" w:cs="Times New Roman"/>
          <w:color w:val="000000" w:themeColor="text1"/>
        </w:rPr>
        <w:t xml:space="preserve">Jones, B. D., &amp; Baumgartner, F. R. (2005a). A Model of Choice for Public Policy. </w:t>
      </w:r>
      <w:r w:rsidRPr="0055433B">
        <w:rPr>
          <w:rFonts w:ascii="Times New Roman" w:hAnsi="Times New Roman" w:cs="Times New Roman"/>
          <w:i/>
          <w:iCs/>
          <w:color w:val="000000" w:themeColor="text1"/>
        </w:rPr>
        <w:t>Journal of Public Administration Research and Theory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15</w:t>
      </w:r>
      <w:r w:rsidRPr="0055433B">
        <w:rPr>
          <w:rFonts w:ascii="Times New Roman" w:hAnsi="Times New Roman" w:cs="Times New Roman"/>
          <w:color w:val="000000" w:themeColor="text1"/>
        </w:rPr>
        <w:t>(3), 325–351.</w:t>
      </w:r>
    </w:p>
    <w:p w14:paraId="233EE7BA" w14:textId="77777777" w:rsidR="00486913" w:rsidRPr="0055433B" w:rsidRDefault="00266379">
      <w:pPr>
        <w:pStyle w:val="Bibliography"/>
        <w:rPr>
          <w:rFonts w:ascii="Times New Roman" w:hAnsi="Times New Roman" w:cs="Times New Roman"/>
          <w:color w:val="000000" w:themeColor="text1"/>
        </w:rPr>
      </w:pPr>
      <w:bookmarkStart w:id="1333" w:name="ref-jonesPoliticsAttentionHow2005"/>
      <w:bookmarkEnd w:id="1332"/>
      <w:r w:rsidRPr="0055433B">
        <w:rPr>
          <w:rFonts w:ascii="Times New Roman" w:hAnsi="Times New Roman" w:cs="Times New Roman"/>
          <w:color w:val="000000" w:themeColor="text1"/>
        </w:rPr>
        <w:t xml:space="preserve">Jones, B. D., &amp; Baumgartner, F. R. (2005b). </w:t>
      </w:r>
      <w:r w:rsidRPr="0055433B">
        <w:rPr>
          <w:rFonts w:ascii="Times New Roman" w:hAnsi="Times New Roman" w:cs="Times New Roman"/>
          <w:i/>
          <w:iCs/>
          <w:color w:val="000000" w:themeColor="text1"/>
        </w:rPr>
        <w:t>The Politics of Attention: How Government Prioritizes Problems</w:t>
      </w:r>
      <w:r w:rsidRPr="0055433B">
        <w:rPr>
          <w:rFonts w:ascii="Times New Roman" w:hAnsi="Times New Roman" w:cs="Times New Roman"/>
          <w:color w:val="000000" w:themeColor="text1"/>
        </w:rPr>
        <w:t>. University Of Chicago Press.</w:t>
      </w:r>
    </w:p>
    <w:p w14:paraId="233EE7BB" w14:textId="77777777" w:rsidR="00486913" w:rsidRPr="0055433B" w:rsidRDefault="00266379">
      <w:pPr>
        <w:pStyle w:val="Bibliography"/>
        <w:rPr>
          <w:rFonts w:ascii="Times New Roman" w:hAnsi="Times New Roman" w:cs="Times New Roman"/>
          <w:color w:val="000000" w:themeColor="text1"/>
        </w:rPr>
      </w:pPr>
      <w:bookmarkStart w:id="1334" w:name="ref-jonesThereHerePunctuated2012"/>
      <w:bookmarkEnd w:id="1333"/>
      <w:r w:rsidRPr="0055433B">
        <w:rPr>
          <w:rFonts w:ascii="Times New Roman" w:hAnsi="Times New Roman" w:cs="Times New Roman"/>
          <w:color w:val="000000" w:themeColor="text1"/>
        </w:rPr>
        <w:t xml:space="preserve">Jones, B. D., &amp; Baumgartner, F. R. (2012). From There to Here: Punctuated Equilibrium to the General Punctuation Thesis to a Theory of Government Information Processing.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1–20.</w:t>
      </w:r>
    </w:p>
    <w:p w14:paraId="233EE7BC" w14:textId="77777777" w:rsidR="00486913" w:rsidRPr="0055433B" w:rsidRDefault="00266379">
      <w:pPr>
        <w:pStyle w:val="Bibliography"/>
        <w:rPr>
          <w:rFonts w:ascii="Times New Roman" w:hAnsi="Times New Roman" w:cs="Times New Roman"/>
          <w:color w:val="000000" w:themeColor="text1"/>
        </w:rPr>
      </w:pPr>
      <w:bookmarkStart w:id="1335" w:name="ref-jonesBoundedRationalityPublic2012"/>
      <w:bookmarkEnd w:id="1334"/>
      <w:r w:rsidRPr="0055433B">
        <w:rPr>
          <w:rFonts w:ascii="Times New Roman" w:hAnsi="Times New Roman" w:cs="Times New Roman"/>
          <w:color w:val="000000" w:themeColor="text1"/>
        </w:rPr>
        <w:t xml:space="preserve">Jones, B. D., &amp; Thomas, H. F. (2012). Bounded Rationality and Public Policy Decision-Making. In </w:t>
      </w:r>
      <w:r w:rsidRPr="0055433B">
        <w:rPr>
          <w:rFonts w:ascii="Times New Roman" w:hAnsi="Times New Roman" w:cs="Times New Roman"/>
          <w:i/>
          <w:iCs/>
          <w:color w:val="000000" w:themeColor="text1"/>
        </w:rPr>
        <w:t>Routledge Handbook of Public Policy</w:t>
      </w:r>
      <w:r w:rsidRPr="0055433B">
        <w:rPr>
          <w:rFonts w:ascii="Times New Roman" w:hAnsi="Times New Roman" w:cs="Times New Roman"/>
          <w:color w:val="000000" w:themeColor="text1"/>
        </w:rPr>
        <w:t>. Routledge.</w:t>
      </w:r>
    </w:p>
    <w:p w14:paraId="233EE7BD" w14:textId="77777777" w:rsidR="00486913" w:rsidRPr="0055433B" w:rsidRDefault="00266379">
      <w:pPr>
        <w:pStyle w:val="Bibliography"/>
        <w:rPr>
          <w:rFonts w:ascii="Times New Roman" w:hAnsi="Times New Roman" w:cs="Times New Roman"/>
          <w:color w:val="000000" w:themeColor="text1"/>
        </w:rPr>
      </w:pPr>
      <w:bookmarkStart w:id="1336" w:name="ref-kamkhajiPolicyLearningEuro2022"/>
      <w:bookmarkEnd w:id="1335"/>
      <w:r w:rsidRPr="0055433B">
        <w:rPr>
          <w:rFonts w:ascii="Times New Roman" w:hAnsi="Times New Roman" w:cs="Times New Roman"/>
          <w:color w:val="000000" w:themeColor="text1"/>
        </w:rPr>
        <w:t xml:space="preserve">Kamkhaji, J. C. (2022). </w:t>
      </w:r>
      <w:r w:rsidRPr="0055433B">
        <w:rPr>
          <w:rFonts w:ascii="Times New Roman" w:hAnsi="Times New Roman" w:cs="Times New Roman"/>
          <w:i/>
          <w:iCs/>
          <w:color w:val="000000" w:themeColor="text1"/>
        </w:rPr>
        <w:t>Policy Learning and the Euro: The EU’s Responses to the Sovereign Debt Crisis</w:t>
      </w:r>
      <w:r w:rsidRPr="0055433B">
        <w:rPr>
          <w:rFonts w:ascii="Times New Roman" w:hAnsi="Times New Roman" w:cs="Times New Roman"/>
          <w:color w:val="000000" w:themeColor="text1"/>
        </w:rPr>
        <w:t>. Palgrave Macmillan.</w:t>
      </w:r>
    </w:p>
    <w:p w14:paraId="233EE7BE" w14:textId="77777777" w:rsidR="00486913" w:rsidRPr="0055433B" w:rsidRDefault="00266379">
      <w:pPr>
        <w:pStyle w:val="Bibliography"/>
        <w:rPr>
          <w:rFonts w:ascii="Times New Roman" w:hAnsi="Times New Roman" w:cs="Times New Roman"/>
          <w:color w:val="000000" w:themeColor="text1"/>
        </w:rPr>
      </w:pPr>
      <w:bookmarkStart w:id="1337" w:name="ref-kamkhajiCrisisLearningPolicy2017"/>
      <w:bookmarkEnd w:id="1336"/>
      <w:r w:rsidRPr="0055433B">
        <w:rPr>
          <w:rFonts w:ascii="Times New Roman" w:hAnsi="Times New Roman" w:cs="Times New Roman"/>
          <w:color w:val="000000" w:themeColor="text1"/>
        </w:rPr>
        <w:t xml:space="preserve">Kamkhaji, J. C., &amp; Radaelli, C. M. (2017). Crisis, Learning and Policy Change in the European Union.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24</w:t>
      </w:r>
      <w:r w:rsidRPr="0055433B">
        <w:rPr>
          <w:rFonts w:ascii="Times New Roman" w:hAnsi="Times New Roman" w:cs="Times New Roman"/>
          <w:color w:val="000000" w:themeColor="text1"/>
        </w:rPr>
        <w:t>(5), 714–734. https://doi.org/10.1080/13501763.2016.1164744</w:t>
      </w:r>
    </w:p>
    <w:p w14:paraId="233EE7BF" w14:textId="77777777" w:rsidR="00486913" w:rsidRPr="0055433B" w:rsidRDefault="00266379">
      <w:pPr>
        <w:pStyle w:val="Bibliography"/>
        <w:rPr>
          <w:rFonts w:ascii="Times New Roman" w:hAnsi="Times New Roman" w:cs="Times New Roman"/>
          <w:color w:val="000000" w:themeColor="text1"/>
        </w:rPr>
      </w:pPr>
      <w:bookmarkStart w:id="1338" w:name="ref-karlsenMovingContextBackground2017"/>
      <w:bookmarkEnd w:id="1337"/>
      <w:r w:rsidRPr="0055433B">
        <w:rPr>
          <w:rFonts w:ascii="Times New Roman" w:hAnsi="Times New Roman" w:cs="Times New Roman"/>
          <w:color w:val="000000" w:themeColor="text1"/>
        </w:rPr>
        <w:t xml:space="preserve">Karlsen, J., &amp; Larrea, M. (2017). Moving Context from the Background to the Forefront of Policy Learning: Reflections on a Case in Gipuzkoa, Basque Country. </w:t>
      </w:r>
      <w:r w:rsidRPr="0055433B">
        <w:rPr>
          <w:rFonts w:ascii="Times New Roman" w:hAnsi="Times New Roman" w:cs="Times New Roman"/>
          <w:i/>
          <w:iCs/>
          <w:color w:val="000000" w:themeColor="text1"/>
        </w:rPr>
        <w:t>Environment and Planning C: Politics and Space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(4), 721–736. https://doi.org/10.1177/0263774X16642442</w:t>
      </w:r>
    </w:p>
    <w:p w14:paraId="233EE7C0" w14:textId="77777777" w:rsidR="00486913" w:rsidRPr="0055433B" w:rsidRDefault="00266379">
      <w:pPr>
        <w:pStyle w:val="Bibliography"/>
        <w:rPr>
          <w:rFonts w:ascii="Times New Roman" w:hAnsi="Times New Roman" w:cs="Times New Roman"/>
          <w:color w:val="000000" w:themeColor="text1"/>
        </w:rPr>
      </w:pPr>
      <w:bookmarkStart w:id="1339" w:name="X240985fa286e7b5f65ab856527a3cc3132c5a45"/>
      <w:bookmarkEnd w:id="1338"/>
      <w:r w:rsidRPr="0055433B">
        <w:rPr>
          <w:rFonts w:ascii="Times New Roman" w:hAnsi="Times New Roman" w:cs="Times New Roman"/>
          <w:color w:val="000000" w:themeColor="text1"/>
        </w:rPr>
        <w:lastRenderedPageBreak/>
        <w:t xml:space="preserve">Kaufman, H. (1969). Administrative Decentralization and Political Power. </w:t>
      </w:r>
      <w:r w:rsidRPr="0055433B">
        <w:rPr>
          <w:rFonts w:ascii="Times New Roman" w:hAnsi="Times New Roman" w:cs="Times New Roman"/>
          <w:i/>
          <w:iCs/>
          <w:color w:val="000000" w:themeColor="text1"/>
        </w:rPr>
        <w:t>Public Administration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29</w:t>
      </w:r>
      <w:r w:rsidRPr="0055433B">
        <w:rPr>
          <w:rFonts w:ascii="Times New Roman" w:hAnsi="Times New Roman" w:cs="Times New Roman"/>
          <w:color w:val="000000" w:themeColor="text1"/>
        </w:rPr>
        <w:t>(1), 3–15. https://doi.org/10.2307/973980</w:t>
      </w:r>
    </w:p>
    <w:p w14:paraId="233EE7C1" w14:textId="77777777" w:rsidR="00486913" w:rsidRPr="0055433B" w:rsidRDefault="00266379">
      <w:pPr>
        <w:pStyle w:val="Bibliography"/>
        <w:rPr>
          <w:rFonts w:ascii="Times New Roman" w:hAnsi="Times New Roman" w:cs="Times New Roman"/>
          <w:color w:val="000000" w:themeColor="text1"/>
        </w:rPr>
      </w:pPr>
      <w:bookmarkStart w:id="1340" w:name="ref-kerberPolicyLearningEurope2007"/>
      <w:bookmarkEnd w:id="1339"/>
      <w:r w:rsidRPr="0055433B">
        <w:rPr>
          <w:rFonts w:ascii="Times New Roman" w:hAnsi="Times New Roman" w:cs="Times New Roman"/>
          <w:color w:val="000000" w:themeColor="text1"/>
        </w:rPr>
        <w:t xml:space="preserve">Kerber, W., &amp; Eckardt, M. (2007). Policy Learning in Europe: The Open Method of Co-Ordination and Laboratory Federalism.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14</w:t>
      </w:r>
      <w:r w:rsidRPr="0055433B">
        <w:rPr>
          <w:rFonts w:ascii="Times New Roman" w:hAnsi="Times New Roman" w:cs="Times New Roman"/>
          <w:color w:val="000000" w:themeColor="text1"/>
        </w:rPr>
        <w:t>(2), 227–247. https://doi.org/10.1080/13501760601122480</w:t>
      </w:r>
    </w:p>
    <w:p w14:paraId="233EE7C2" w14:textId="77777777" w:rsidR="00486913" w:rsidRPr="0055433B" w:rsidRDefault="00266379">
      <w:pPr>
        <w:pStyle w:val="Bibliography"/>
        <w:rPr>
          <w:rFonts w:ascii="Times New Roman" w:hAnsi="Times New Roman" w:cs="Times New Roman"/>
          <w:color w:val="000000" w:themeColor="text1"/>
        </w:rPr>
      </w:pPr>
      <w:bookmarkStart w:id="1341" w:name="ref-kingdonAgendasAlternativesPublic1984"/>
      <w:bookmarkEnd w:id="1340"/>
      <w:r w:rsidRPr="0055433B">
        <w:rPr>
          <w:rFonts w:ascii="Times New Roman" w:hAnsi="Times New Roman" w:cs="Times New Roman"/>
          <w:color w:val="000000" w:themeColor="text1"/>
        </w:rPr>
        <w:t xml:space="preserve">Kingdon, J. W. (1984). </w:t>
      </w:r>
      <w:r w:rsidRPr="0055433B">
        <w:rPr>
          <w:rFonts w:ascii="Times New Roman" w:hAnsi="Times New Roman" w:cs="Times New Roman"/>
          <w:i/>
          <w:iCs/>
          <w:color w:val="000000" w:themeColor="text1"/>
        </w:rPr>
        <w:t>Agendas, Alternatives and Public Policies</w:t>
      </w:r>
      <w:r w:rsidRPr="0055433B">
        <w:rPr>
          <w:rFonts w:ascii="Times New Roman" w:hAnsi="Times New Roman" w:cs="Times New Roman"/>
          <w:color w:val="000000" w:themeColor="text1"/>
        </w:rPr>
        <w:t>. Longman.</w:t>
      </w:r>
    </w:p>
    <w:p w14:paraId="233EE7C3" w14:textId="77777777" w:rsidR="00486913" w:rsidRPr="0055433B" w:rsidRDefault="00266379">
      <w:pPr>
        <w:pStyle w:val="Bibliography"/>
        <w:rPr>
          <w:rFonts w:ascii="Times New Roman" w:hAnsi="Times New Roman" w:cs="Times New Roman"/>
          <w:color w:val="000000" w:themeColor="text1"/>
        </w:rPr>
      </w:pPr>
      <w:bookmarkStart w:id="1342" w:name="X787e1cd2cafdacd836cede8d1dd248eaac0f425"/>
      <w:bookmarkEnd w:id="1341"/>
      <w:r w:rsidRPr="0055433B">
        <w:rPr>
          <w:rFonts w:ascii="Times New Roman" w:hAnsi="Times New Roman" w:cs="Times New Roman"/>
          <w:color w:val="000000" w:themeColor="text1"/>
        </w:rPr>
        <w:t xml:space="preserve">Krehbiel, K. (1991). </w:t>
      </w:r>
      <w:r w:rsidRPr="0055433B">
        <w:rPr>
          <w:rFonts w:ascii="Times New Roman" w:hAnsi="Times New Roman" w:cs="Times New Roman"/>
          <w:i/>
          <w:iCs/>
          <w:color w:val="000000" w:themeColor="text1"/>
        </w:rPr>
        <w:t>Information and Legislative Organization</w:t>
      </w:r>
      <w:r w:rsidRPr="0055433B">
        <w:rPr>
          <w:rFonts w:ascii="Times New Roman" w:hAnsi="Times New Roman" w:cs="Times New Roman"/>
          <w:color w:val="000000" w:themeColor="text1"/>
        </w:rPr>
        <w:t>. The University of Michigan Press.</w:t>
      </w:r>
    </w:p>
    <w:p w14:paraId="233EE7C4" w14:textId="77777777" w:rsidR="00486913" w:rsidRPr="0055433B" w:rsidRDefault="00266379">
      <w:pPr>
        <w:pStyle w:val="Bibliography"/>
        <w:rPr>
          <w:rFonts w:ascii="Times New Roman" w:hAnsi="Times New Roman" w:cs="Times New Roman"/>
          <w:color w:val="000000" w:themeColor="text1"/>
        </w:rPr>
      </w:pPr>
      <w:bookmarkStart w:id="1343" w:name="ref-kuklinskiCitizenKnowledgeChoices1982"/>
      <w:bookmarkEnd w:id="1342"/>
      <w:r w:rsidRPr="0055433B">
        <w:rPr>
          <w:rFonts w:ascii="Times New Roman" w:hAnsi="Times New Roman" w:cs="Times New Roman"/>
          <w:color w:val="000000" w:themeColor="text1"/>
        </w:rPr>
        <w:t xml:space="preserve">Kuklinski, J. H., Metlay, D. S., &amp; Kay, W. D. (1982). Citizen Knowledge and Choices on the Complex Issue of Nuclear Energy. </w:t>
      </w:r>
      <w:r w:rsidRPr="0055433B">
        <w:rPr>
          <w:rFonts w:ascii="Times New Roman" w:hAnsi="Times New Roman" w:cs="Times New Roman"/>
          <w:i/>
          <w:iCs/>
          <w:color w:val="000000" w:themeColor="text1"/>
        </w:rPr>
        <w:t>American Journal of Political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26</w:t>
      </w:r>
      <w:r w:rsidRPr="0055433B">
        <w:rPr>
          <w:rFonts w:ascii="Times New Roman" w:hAnsi="Times New Roman" w:cs="Times New Roman"/>
          <w:color w:val="000000" w:themeColor="text1"/>
        </w:rPr>
        <w:t>(4), 615–642.</w:t>
      </w:r>
    </w:p>
    <w:p w14:paraId="233EE7C5" w14:textId="77777777" w:rsidR="00486913" w:rsidRPr="0055433B" w:rsidRDefault="00266379">
      <w:pPr>
        <w:pStyle w:val="Bibliography"/>
        <w:rPr>
          <w:rFonts w:ascii="Times New Roman" w:hAnsi="Times New Roman" w:cs="Times New Roman"/>
          <w:color w:val="000000" w:themeColor="text1"/>
        </w:rPr>
      </w:pPr>
      <w:bookmarkStart w:id="1344" w:name="ref-kundaCaseMotivatedReasoning1990"/>
      <w:bookmarkEnd w:id="1343"/>
      <w:r w:rsidRPr="0055433B">
        <w:rPr>
          <w:rFonts w:ascii="Times New Roman" w:hAnsi="Times New Roman" w:cs="Times New Roman"/>
          <w:color w:val="000000" w:themeColor="text1"/>
        </w:rPr>
        <w:t xml:space="preserve">Kunda, Z. (1990). The Case for Motivated Reasoning. </w:t>
      </w:r>
      <w:r w:rsidRPr="0055433B">
        <w:rPr>
          <w:rFonts w:ascii="Times New Roman" w:hAnsi="Times New Roman" w:cs="Times New Roman"/>
          <w:i/>
          <w:iCs/>
          <w:color w:val="000000" w:themeColor="text1"/>
        </w:rPr>
        <w:t>Psychological Bulletin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108</w:t>
      </w:r>
      <w:r w:rsidRPr="0055433B">
        <w:rPr>
          <w:rFonts w:ascii="Times New Roman" w:hAnsi="Times New Roman" w:cs="Times New Roman"/>
          <w:color w:val="000000" w:themeColor="text1"/>
        </w:rPr>
        <w:t>(3), 480–498.</w:t>
      </w:r>
    </w:p>
    <w:p w14:paraId="233EE7C6" w14:textId="77777777" w:rsidR="00486913" w:rsidRPr="0055433B" w:rsidRDefault="00266379">
      <w:pPr>
        <w:pStyle w:val="Bibliography"/>
        <w:rPr>
          <w:rFonts w:ascii="Times New Roman" w:hAnsi="Times New Roman" w:cs="Times New Roman"/>
          <w:color w:val="000000" w:themeColor="text1"/>
        </w:rPr>
      </w:pPr>
      <w:bookmarkStart w:id="1345" w:name="ref-lachmanLearningProcessImproved1997"/>
      <w:bookmarkEnd w:id="1344"/>
      <w:r w:rsidRPr="0055433B">
        <w:rPr>
          <w:rFonts w:ascii="Times New Roman" w:hAnsi="Times New Roman" w:cs="Times New Roman"/>
          <w:color w:val="000000" w:themeColor="text1"/>
        </w:rPr>
        <w:t xml:space="preserve">Lachman, S. J. (1997). Learning is a Process: Toward an Improved Definition of Learning. </w:t>
      </w:r>
      <w:r w:rsidRPr="0055433B">
        <w:rPr>
          <w:rFonts w:ascii="Times New Roman" w:hAnsi="Times New Roman" w:cs="Times New Roman"/>
          <w:i/>
          <w:iCs/>
          <w:color w:val="000000" w:themeColor="text1"/>
        </w:rPr>
        <w:t>The Journal of Psychology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131</w:t>
      </w:r>
      <w:r w:rsidRPr="0055433B">
        <w:rPr>
          <w:rFonts w:ascii="Times New Roman" w:hAnsi="Times New Roman" w:cs="Times New Roman"/>
          <w:color w:val="000000" w:themeColor="text1"/>
        </w:rPr>
        <w:t>(5), 477–480. https://doi.org/10.1080/00223989709603535</w:t>
      </w:r>
    </w:p>
    <w:p w14:paraId="233EE7C7" w14:textId="77777777" w:rsidR="00486913" w:rsidRPr="0055433B" w:rsidRDefault="00266379">
      <w:pPr>
        <w:pStyle w:val="Bibliography"/>
        <w:rPr>
          <w:rFonts w:ascii="Times New Roman" w:hAnsi="Times New Roman" w:cs="Times New Roman"/>
          <w:color w:val="000000" w:themeColor="text1"/>
        </w:rPr>
      </w:pPr>
      <w:bookmarkStart w:id="1346" w:name="ref-lasswellPolicyOrientation1951"/>
      <w:bookmarkEnd w:id="1345"/>
      <w:r w:rsidRPr="0055433B">
        <w:rPr>
          <w:rFonts w:ascii="Times New Roman" w:hAnsi="Times New Roman" w:cs="Times New Roman"/>
          <w:color w:val="000000" w:themeColor="text1"/>
        </w:rPr>
        <w:t xml:space="preserve">Lasswell, H. D. (1951). The Policy Orientation. In D. Lerner &amp; H. D. Lasswell (Eds.), </w:t>
      </w:r>
      <w:r w:rsidRPr="0055433B">
        <w:rPr>
          <w:rFonts w:ascii="Times New Roman" w:hAnsi="Times New Roman" w:cs="Times New Roman"/>
          <w:i/>
          <w:iCs/>
          <w:color w:val="000000" w:themeColor="text1"/>
        </w:rPr>
        <w:t>The Policy Sciences: Recent Developments in Scope and Method</w:t>
      </w:r>
      <w:r w:rsidRPr="0055433B">
        <w:rPr>
          <w:rFonts w:ascii="Times New Roman" w:hAnsi="Times New Roman" w:cs="Times New Roman"/>
          <w:color w:val="000000" w:themeColor="text1"/>
        </w:rPr>
        <w:t>. Stanford University Press.</w:t>
      </w:r>
    </w:p>
    <w:p w14:paraId="233EE7C8" w14:textId="77777777" w:rsidR="00486913" w:rsidRPr="0055433B" w:rsidRDefault="00266379">
      <w:pPr>
        <w:pStyle w:val="Bibliography"/>
        <w:rPr>
          <w:rFonts w:ascii="Times New Roman" w:hAnsi="Times New Roman" w:cs="Times New Roman"/>
          <w:color w:val="000000" w:themeColor="text1"/>
        </w:rPr>
      </w:pPr>
      <w:bookmarkStart w:id="1347" w:name="ref-lasswellEmergingConceptionPolicy1970"/>
      <w:bookmarkEnd w:id="1346"/>
      <w:r w:rsidRPr="0055433B">
        <w:rPr>
          <w:rFonts w:ascii="Times New Roman" w:hAnsi="Times New Roman" w:cs="Times New Roman"/>
          <w:color w:val="000000" w:themeColor="text1"/>
        </w:rPr>
        <w:t xml:space="preserve">Lasswell, H. D. (1970). The Emerging Conception of the Policy Sciences.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w:t>
      </w:r>
      <w:r w:rsidRPr="0055433B">
        <w:rPr>
          <w:rFonts w:ascii="Times New Roman" w:hAnsi="Times New Roman" w:cs="Times New Roman"/>
          <w:color w:val="000000" w:themeColor="text1"/>
        </w:rPr>
        <w:t>(1), 3–14. https://www.jstor.org/stable/4531369</w:t>
      </w:r>
    </w:p>
    <w:p w14:paraId="233EE7C9" w14:textId="77777777" w:rsidR="00486913" w:rsidRPr="0055433B" w:rsidRDefault="00266379">
      <w:pPr>
        <w:pStyle w:val="Bibliography"/>
        <w:rPr>
          <w:rFonts w:ascii="Times New Roman" w:hAnsi="Times New Roman" w:cs="Times New Roman"/>
          <w:color w:val="000000" w:themeColor="text1"/>
        </w:rPr>
      </w:pPr>
      <w:bookmarkStart w:id="1348" w:name="ref-leePolicyLearningCrisis2020"/>
      <w:bookmarkEnd w:id="1347"/>
      <w:r w:rsidRPr="0055433B">
        <w:rPr>
          <w:rFonts w:ascii="Times New Roman" w:hAnsi="Times New Roman" w:cs="Times New Roman"/>
          <w:color w:val="000000" w:themeColor="text1"/>
        </w:rPr>
        <w:t xml:space="preserve">Lee, S., Hwang, C., &amp; Moon, M. J. (2020). Policy Learning and Crisis Policy-Making: Quadruple-Loop Learning and COVID-19 Responses in South Korea.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363–381. https://doi.org/10.1080/14494035.2020.1785195</w:t>
      </w:r>
    </w:p>
    <w:p w14:paraId="233EE7CA" w14:textId="77777777" w:rsidR="00486913" w:rsidRPr="0055433B" w:rsidRDefault="00266379">
      <w:pPr>
        <w:pStyle w:val="Bibliography"/>
        <w:rPr>
          <w:rFonts w:ascii="Times New Roman" w:hAnsi="Times New Roman" w:cs="Times New Roman"/>
          <w:color w:val="000000" w:themeColor="text1"/>
        </w:rPr>
      </w:pPr>
      <w:bookmarkStart w:id="1349" w:name="ref-leeWhoTeachesWho2012"/>
      <w:bookmarkEnd w:id="1348"/>
      <w:r w:rsidRPr="0055433B">
        <w:rPr>
          <w:rFonts w:ascii="Times New Roman" w:hAnsi="Times New Roman" w:cs="Times New Roman"/>
          <w:color w:val="000000" w:themeColor="text1"/>
        </w:rPr>
        <w:t xml:space="preserve">Lee, T., &amp; Meene, S. (2012). Who Teaches and Who Learns? Policy Learning Through the C40 Cities Climate Network.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(3), 199–220.</w:t>
      </w:r>
    </w:p>
    <w:p w14:paraId="233EE7CB" w14:textId="77777777" w:rsidR="00486913" w:rsidRPr="0055433B" w:rsidRDefault="00266379">
      <w:pPr>
        <w:pStyle w:val="Bibliography"/>
        <w:rPr>
          <w:rFonts w:ascii="Times New Roman" w:hAnsi="Times New Roman" w:cs="Times New Roman"/>
          <w:color w:val="000000" w:themeColor="text1"/>
        </w:rPr>
      </w:pPr>
      <w:bookmarkStart w:id="1350" w:name="ref-legrandOverseasHerePolicy2012"/>
      <w:bookmarkEnd w:id="1349"/>
      <w:r w:rsidRPr="0055433B">
        <w:rPr>
          <w:rFonts w:ascii="Times New Roman" w:hAnsi="Times New Roman" w:cs="Times New Roman"/>
          <w:color w:val="000000" w:themeColor="text1"/>
        </w:rPr>
        <w:t xml:space="preserve">Legrand, T. (2012). Overseas and Over Here: Policy Transfer and Evidence-Based Policy-Making.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33</w:t>
      </w:r>
      <w:r w:rsidRPr="0055433B">
        <w:rPr>
          <w:rFonts w:ascii="Times New Roman" w:hAnsi="Times New Roman" w:cs="Times New Roman"/>
          <w:color w:val="000000" w:themeColor="text1"/>
        </w:rPr>
        <w:t>(4), 329–348. https://doi.org/10.1080/01442872.2012.695945</w:t>
      </w:r>
    </w:p>
    <w:p w14:paraId="233EE7CC" w14:textId="77777777" w:rsidR="00486913" w:rsidRPr="0055433B" w:rsidRDefault="00266379">
      <w:pPr>
        <w:pStyle w:val="Bibliography"/>
        <w:rPr>
          <w:rFonts w:ascii="Times New Roman" w:hAnsi="Times New Roman" w:cs="Times New Roman"/>
          <w:color w:val="000000" w:themeColor="text1"/>
        </w:rPr>
      </w:pPr>
      <w:bookmarkStart w:id="1351" w:name="ref-levyLearningForeignPolicy1994"/>
      <w:bookmarkEnd w:id="1350"/>
      <w:r w:rsidRPr="0055433B">
        <w:rPr>
          <w:rFonts w:ascii="Times New Roman" w:hAnsi="Times New Roman" w:cs="Times New Roman"/>
          <w:color w:val="000000" w:themeColor="text1"/>
        </w:rPr>
        <w:t xml:space="preserve">Levy, J. S. (1994). Learning and Foreign Policy: Sweeping a Conceptual Minefield. </w:t>
      </w:r>
      <w:r w:rsidRPr="0055433B">
        <w:rPr>
          <w:rFonts w:ascii="Times New Roman" w:hAnsi="Times New Roman" w:cs="Times New Roman"/>
          <w:i/>
          <w:iCs/>
          <w:color w:val="000000" w:themeColor="text1"/>
        </w:rPr>
        <w:t>International Organization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(2), 279–312. https://doi.org/10.1017/S0020818300028198</w:t>
      </w:r>
    </w:p>
    <w:p w14:paraId="233EE7CD" w14:textId="77777777" w:rsidR="00486913" w:rsidRPr="0055433B" w:rsidRDefault="00266379">
      <w:pPr>
        <w:pStyle w:val="Bibliography"/>
        <w:rPr>
          <w:rFonts w:ascii="Times New Roman" w:hAnsi="Times New Roman" w:cs="Times New Roman"/>
          <w:color w:val="000000" w:themeColor="text1"/>
        </w:rPr>
      </w:pPr>
      <w:bookmarkStart w:id="1352" w:name="ref-lindblomScienceMuddling1959"/>
      <w:bookmarkEnd w:id="1351"/>
      <w:r w:rsidRPr="0055433B">
        <w:rPr>
          <w:rFonts w:ascii="Times New Roman" w:hAnsi="Times New Roman" w:cs="Times New Roman"/>
          <w:color w:val="000000" w:themeColor="text1"/>
        </w:rPr>
        <w:t xml:space="preserve">Lindblom, C. E. (1959). The Science of "Muddling Through". </w:t>
      </w:r>
      <w:r w:rsidRPr="0055433B">
        <w:rPr>
          <w:rFonts w:ascii="Times New Roman" w:hAnsi="Times New Roman" w:cs="Times New Roman"/>
          <w:i/>
          <w:iCs/>
          <w:color w:val="000000" w:themeColor="text1"/>
        </w:rPr>
        <w:t>Public Administration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19</w:t>
      </w:r>
      <w:r w:rsidRPr="0055433B">
        <w:rPr>
          <w:rFonts w:ascii="Times New Roman" w:hAnsi="Times New Roman" w:cs="Times New Roman"/>
          <w:color w:val="000000" w:themeColor="text1"/>
        </w:rPr>
        <w:t>(2), 79–88. https://doi.org/10.2307/973677</w:t>
      </w:r>
    </w:p>
    <w:p w14:paraId="233EE7CE" w14:textId="77777777" w:rsidR="00486913" w:rsidRPr="0055433B" w:rsidRDefault="00266379">
      <w:pPr>
        <w:pStyle w:val="Bibliography"/>
        <w:rPr>
          <w:rFonts w:ascii="Times New Roman" w:hAnsi="Times New Roman" w:cs="Times New Roman"/>
          <w:color w:val="000000" w:themeColor="text1"/>
        </w:rPr>
      </w:pPr>
      <w:bookmarkStart w:id="1353" w:name="ref-malkamakiAcousticsPolicyLearning2021"/>
      <w:bookmarkEnd w:id="1352"/>
      <w:r w:rsidRPr="0055433B">
        <w:rPr>
          <w:rFonts w:ascii="Times New Roman" w:hAnsi="Times New Roman" w:cs="Times New Roman"/>
          <w:color w:val="000000" w:themeColor="text1"/>
        </w:rPr>
        <w:t xml:space="preserve">Malkamäki, A., Wagner, P. M., Brockhaus, M., Toppinen, A., &amp; Ylä-Anttila, T. (2021). On the Acoustics of Policy Learning: Can Co-Participation in Policy Forums Break Up Echo Chambers?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431–456. https://doi.org/10.1111/psj.12378</w:t>
      </w:r>
    </w:p>
    <w:p w14:paraId="233EE7CF" w14:textId="77777777" w:rsidR="00486913" w:rsidRPr="0055433B" w:rsidRDefault="00266379">
      <w:pPr>
        <w:pStyle w:val="Bibliography"/>
        <w:rPr>
          <w:rFonts w:ascii="Times New Roman" w:hAnsi="Times New Roman" w:cs="Times New Roman"/>
          <w:color w:val="000000" w:themeColor="text1"/>
        </w:rPr>
      </w:pPr>
      <w:bookmarkStart w:id="1354" w:name="ref-marshPolicyDiffusionPolicy2009"/>
      <w:bookmarkEnd w:id="1353"/>
      <w:r w:rsidRPr="0055433B">
        <w:rPr>
          <w:rFonts w:ascii="Times New Roman" w:hAnsi="Times New Roman" w:cs="Times New Roman"/>
          <w:color w:val="000000" w:themeColor="text1"/>
        </w:rPr>
        <w:t xml:space="preserve">Marsh, D., &amp; Sharman, J. C. (2009). Policy Diffusion and Policy Transfer.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30</w:t>
      </w:r>
      <w:r w:rsidRPr="0055433B">
        <w:rPr>
          <w:rFonts w:ascii="Times New Roman" w:hAnsi="Times New Roman" w:cs="Times New Roman"/>
          <w:color w:val="000000" w:themeColor="text1"/>
        </w:rPr>
        <w:t>(3), 269–288. https://doi.org/10.1080/01442870902863851</w:t>
      </w:r>
    </w:p>
    <w:p w14:paraId="233EE7D0" w14:textId="77777777" w:rsidR="00486913" w:rsidRPr="0055433B" w:rsidRDefault="00266379">
      <w:pPr>
        <w:pStyle w:val="Bibliography"/>
        <w:rPr>
          <w:rFonts w:ascii="Times New Roman" w:hAnsi="Times New Roman" w:cs="Times New Roman"/>
          <w:color w:val="000000" w:themeColor="text1"/>
        </w:rPr>
      </w:pPr>
      <w:bookmarkStart w:id="1355" w:name="ref-mavrotTaskforcesCureAll2024"/>
      <w:bookmarkEnd w:id="1354"/>
      <w:r w:rsidRPr="0055433B">
        <w:rPr>
          <w:rFonts w:ascii="Times New Roman" w:hAnsi="Times New Roman" w:cs="Times New Roman"/>
          <w:color w:val="000000" w:themeColor="text1"/>
        </w:rPr>
        <w:t xml:space="preserve">Mavrot, C., Schlaufer, C., Hornung, J., Sager, F., Hirschi, C., &amp; Jaton, D. (2024). Taskforces: A Cure for All Ills? Policy Advisory Systems in Times of Polycrises.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(4), 442–455. https://doi.org/10.1080/25741292.2024.2432114</w:t>
      </w:r>
    </w:p>
    <w:p w14:paraId="233EE7D1" w14:textId="77777777" w:rsidR="00486913" w:rsidRPr="0055433B" w:rsidRDefault="00266379">
      <w:pPr>
        <w:pStyle w:val="Bibliography"/>
        <w:rPr>
          <w:rFonts w:ascii="Times New Roman" w:hAnsi="Times New Roman" w:cs="Times New Roman"/>
          <w:color w:val="000000" w:themeColor="text1"/>
        </w:rPr>
      </w:pPr>
      <w:bookmarkStart w:id="1356" w:name="ref-mayPolicyLearningFailure1992"/>
      <w:bookmarkEnd w:id="1355"/>
      <w:r w:rsidRPr="0055433B">
        <w:rPr>
          <w:rFonts w:ascii="Times New Roman" w:hAnsi="Times New Roman" w:cs="Times New Roman"/>
          <w:color w:val="000000" w:themeColor="text1"/>
        </w:rPr>
        <w:t xml:space="preserve">May, P. J. (1992). Policy Learning and Failure.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(4), 331–354.</w:t>
      </w:r>
    </w:p>
    <w:p w14:paraId="233EE7D2" w14:textId="77777777" w:rsidR="00486913" w:rsidRPr="0055433B" w:rsidRDefault="00266379">
      <w:pPr>
        <w:pStyle w:val="Bibliography"/>
        <w:rPr>
          <w:rFonts w:ascii="Times New Roman" w:hAnsi="Times New Roman" w:cs="Times New Roman"/>
          <w:color w:val="000000" w:themeColor="text1"/>
        </w:rPr>
      </w:pPr>
      <w:bookmarkStart w:id="1357" w:name="ref-mcbethPoliticalIdeologyNuclear2023"/>
      <w:bookmarkEnd w:id="1356"/>
      <w:r w:rsidRPr="009C79D0">
        <w:rPr>
          <w:rFonts w:ascii="Times New Roman" w:hAnsi="Times New Roman"/>
          <w:color w:val="000000" w:themeColor="text1"/>
          <w:lang w:val="nl-NL"/>
          <w:rPrChange w:id="1358" w:author="Bishoy Zaki" w:date="2026-02-16T14:24:00Z" w16du:dateUtc="2026-02-16T13:24:00Z">
            <w:rPr>
              <w:rFonts w:ascii="Times New Roman" w:hAnsi="Times New Roman"/>
              <w:color w:val="000000" w:themeColor="text1"/>
            </w:rPr>
          </w:rPrChange>
        </w:rPr>
        <w:lastRenderedPageBreak/>
        <w:t xml:space="preserve">McBeth, M. K., Warnement Wrobel, M., &amp; van Woerden, I. (2023). </w:t>
      </w:r>
      <w:r w:rsidRPr="0055433B">
        <w:rPr>
          <w:rFonts w:ascii="Times New Roman" w:hAnsi="Times New Roman" w:cs="Times New Roman"/>
          <w:color w:val="000000" w:themeColor="text1"/>
        </w:rPr>
        <w:t xml:space="preserve">Political Ideology and Nuclear Energy: Perception, Proximity, and Trust.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88–118. https://doi.org/10.1111/ropr.12489</w:t>
      </w:r>
    </w:p>
    <w:p w14:paraId="233EE7D3" w14:textId="77777777" w:rsidR="00486913" w:rsidRPr="0055433B" w:rsidRDefault="00266379">
      <w:pPr>
        <w:pStyle w:val="Bibliography"/>
        <w:rPr>
          <w:rFonts w:ascii="Times New Roman" w:hAnsi="Times New Roman" w:cs="Times New Roman"/>
          <w:color w:val="000000" w:themeColor="text1"/>
        </w:rPr>
      </w:pPr>
      <w:bookmarkStart w:id="1359" w:name="Xf934e9cd72efa5d5444ac11b59840ba32108912"/>
      <w:bookmarkEnd w:id="1357"/>
      <w:r w:rsidRPr="0055433B">
        <w:rPr>
          <w:rFonts w:ascii="Times New Roman" w:hAnsi="Times New Roman" w:cs="Times New Roman"/>
          <w:color w:val="000000" w:themeColor="text1"/>
        </w:rPr>
        <w:t xml:space="preserve">Motta, M. J. (2018). Policy Diffusion and Directionality: Tracing Early Adoption of Offshore Wind Policy.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(3), 398–421. https://doi.org/10.1111/ropr.12281</w:t>
      </w:r>
    </w:p>
    <w:p w14:paraId="233EE7D4" w14:textId="77777777" w:rsidR="00486913" w:rsidRPr="0055433B" w:rsidRDefault="00266379">
      <w:pPr>
        <w:pStyle w:val="Bibliography"/>
        <w:rPr>
          <w:rFonts w:ascii="Times New Roman" w:hAnsi="Times New Roman" w:cs="Times New Roman"/>
          <w:color w:val="000000" w:themeColor="text1"/>
        </w:rPr>
      </w:pPr>
      <w:bookmarkStart w:id="1360" w:name="ref-moysonCognitionPolicyChange2017"/>
      <w:bookmarkEnd w:id="1359"/>
      <w:r w:rsidRPr="0055433B">
        <w:rPr>
          <w:rFonts w:ascii="Times New Roman" w:hAnsi="Times New Roman" w:cs="Times New Roman"/>
          <w:color w:val="000000" w:themeColor="text1"/>
        </w:rPr>
        <w:t xml:space="preserve">Moyson, S. (2017). Cognition and Policy Change: The Consistency of Policy Learning in the Advocacy Coalition Framework.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320–344. https://doi.org/10.1080/14494035.2017.1322259</w:t>
      </w:r>
    </w:p>
    <w:p w14:paraId="233EE7D5" w14:textId="77777777" w:rsidR="00486913" w:rsidRPr="0055433B" w:rsidRDefault="00266379">
      <w:pPr>
        <w:pStyle w:val="Bibliography"/>
        <w:rPr>
          <w:rFonts w:ascii="Times New Roman" w:hAnsi="Times New Roman" w:cs="Times New Roman"/>
          <w:color w:val="000000" w:themeColor="text1"/>
        </w:rPr>
      </w:pPr>
      <w:bookmarkStart w:id="1361" w:name="ref-moysonPolicyLearningDecade2018"/>
      <w:bookmarkEnd w:id="1360"/>
      <w:r w:rsidRPr="0055433B">
        <w:rPr>
          <w:rFonts w:ascii="Times New Roman" w:hAnsi="Times New Roman" w:cs="Times New Roman"/>
          <w:color w:val="000000" w:themeColor="text1"/>
        </w:rPr>
        <w:t xml:space="preserve">Moyson, S. (2018). Policy Learning Over a Decade or More and the Role of Interests Therein: The European Liberalization Policy Process of Belgian Network Industries. </w:t>
      </w:r>
      <w:r w:rsidRPr="0055433B">
        <w:rPr>
          <w:rFonts w:ascii="Times New Roman" w:hAnsi="Times New Roman" w:cs="Times New Roman"/>
          <w:i/>
          <w:iCs/>
          <w:color w:val="000000" w:themeColor="text1"/>
        </w:rPr>
        <w:t>Public Policy and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33</w:t>
      </w:r>
      <w:r w:rsidRPr="0055433B">
        <w:rPr>
          <w:rFonts w:ascii="Times New Roman" w:hAnsi="Times New Roman" w:cs="Times New Roman"/>
          <w:color w:val="000000" w:themeColor="text1"/>
        </w:rPr>
        <w:t>(1), 88–117. https://doi.org/10.1177/0952076716681206</w:t>
      </w:r>
    </w:p>
    <w:p w14:paraId="233EE7D6" w14:textId="77777777" w:rsidR="00486913" w:rsidRPr="0055433B" w:rsidRDefault="00266379">
      <w:pPr>
        <w:pStyle w:val="Bibliography"/>
        <w:rPr>
          <w:rFonts w:ascii="Times New Roman" w:hAnsi="Times New Roman" w:cs="Times New Roman"/>
          <w:color w:val="000000" w:themeColor="text1"/>
        </w:rPr>
      </w:pPr>
      <w:bookmarkStart w:id="1362" w:name="ref-moysonPolicyLearningPolicy2017"/>
      <w:bookmarkEnd w:id="1361"/>
      <w:r w:rsidRPr="0055433B">
        <w:rPr>
          <w:rFonts w:ascii="Times New Roman" w:hAnsi="Times New Roman" w:cs="Times New Roman"/>
          <w:color w:val="000000" w:themeColor="text1"/>
        </w:rPr>
        <w:t xml:space="preserve">Moyson, S., Scholten, P., &amp; Weible, C. M. (2017). Policy Learning and Policy Change: Theorizing Their Relations from Different Perspectives.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161–177. https://doi.org/10.1080/14494035.2017.1331879</w:t>
      </w:r>
    </w:p>
    <w:p w14:paraId="233EE7D7" w14:textId="77777777" w:rsidR="00486913" w:rsidRPr="0055433B" w:rsidRDefault="00266379">
      <w:pPr>
        <w:pStyle w:val="Bibliography"/>
        <w:rPr>
          <w:rFonts w:ascii="Times New Roman" w:hAnsi="Times New Roman" w:cs="Times New Roman"/>
          <w:color w:val="000000" w:themeColor="text1"/>
        </w:rPr>
      </w:pPr>
      <w:bookmarkStart w:id="1363" w:name="ref-nairHowGovernmentsLearn2024"/>
      <w:bookmarkEnd w:id="1362"/>
      <w:r w:rsidRPr="0055433B">
        <w:rPr>
          <w:rFonts w:ascii="Times New Roman" w:hAnsi="Times New Roman" w:cs="Times New Roman"/>
          <w:color w:val="000000" w:themeColor="text1"/>
        </w:rPr>
        <w:t xml:space="preserve">Nair, S., &amp; Garg, A. (2024). How Do Governments Learn from Ad Hoc Groups During Crises? From SARS to COVID-19.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625–647. https://doi.org/10.1332/03055736Y2023D000000011</w:t>
      </w:r>
    </w:p>
    <w:p w14:paraId="233EE7D8" w14:textId="77777777" w:rsidR="00486913" w:rsidRPr="0055433B" w:rsidRDefault="00266379">
      <w:pPr>
        <w:pStyle w:val="Bibliography"/>
        <w:rPr>
          <w:rFonts w:ascii="Times New Roman" w:hAnsi="Times New Roman" w:cs="Times New Roman"/>
          <w:color w:val="000000" w:themeColor="text1"/>
        </w:rPr>
      </w:pPr>
      <w:bookmarkStart w:id="1364" w:name="ref-newmanBritishColumbiasFast2017"/>
      <w:bookmarkEnd w:id="1363"/>
      <w:r w:rsidRPr="0055433B">
        <w:rPr>
          <w:rFonts w:ascii="Times New Roman" w:hAnsi="Times New Roman" w:cs="Times New Roman"/>
          <w:color w:val="000000" w:themeColor="text1"/>
        </w:rPr>
        <w:t xml:space="preserve">Newman, J., &amp; Bird, M. G. (2017). British Columbia’s Fast Ferries and Sydney’s Airport Link: Partisan Barriers to Learning from Policy Failure.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(1), 71–85. https://doi.org/10.1332/030557316X14748942689774</w:t>
      </w:r>
    </w:p>
    <w:p w14:paraId="233EE7D9" w14:textId="77777777" w:rsidR="00486913" w:rsidRPr="0055433B" w:rsidRDefault="00266379">
      <w:pPr>
        <w:pStyle w:val="Bibliography"/>
        <w:rPr>
          <w:rFonts w:ascii="Times New Roman" w:hAnsi="Times New Roman" w:cs="Times New Roman"/>
          <w:color w:val="000000" w:themeColor="text1"/>
        </w:rPr>
      </w:pPr>
      <w:bookmarkStart w:id="1365" w:name="X089de35a9783751684dbcba69f485659363266c"/>
      <w:bookmarkEnd w:id="1364"/>
      <w:r w:rsidRPr="0055433B">
        <w:rPr>
          <w:rFonts w:ascii="Times New Roman" w:hAnsi="Times New Roman" w:cs="Times New Roman"/>
          <w:color w:val="000000" w:themeColor="text1"/>
        </w:rPr>
        <w:t xml:space="preserve">Niskanen, W. A. (1971). </w:t>
      </w:r>
      <w:r w:rsidRPr="0055433B">
        <w:rPr>
          <w:rFonts w:ascii="Times New Roman" w:hAnsi="Times New Roman" w:cs="Times New Roman"/>
          <w:i/>
          <w:iCs/>
          <w:color w:val="000000" w:themeColor="text1"/>
        </w:rPr>
        <w:t>Bureaucracy and Representative Government</w:t>
      </w:r>
      <w:r w:rsidRPr="0055433B">
        <w:rPr>
          <w:rFonts w:ascii="Times New Roman" w:hAnsi="Times New Roman" w:cs="Times New Roman"/>
          <w:color w:val="000000" w:themeColor="text1"/>
        </w:rPr>
        <w:t>. Aldine Atherton.</w:t>
      </w:r>
    </w:p>
    <w:p w14:paraId="233EE7DA" w14:textId="77777777" w:rsidR="00486913" w:rsidRPr="0055433B" w:rsidRDefault="00266379">
      <w:pPr>
        <w:pStyle w:val="Bibliography"/>
        <w:rPr>
          <w:rFonts w:ascii="Times New Roman" w:hAnsi="Times New Roman" w:cs="Times New Roman"/>
          <w:color w:val="000000" w:themeColor="text1"/>
        </w:rPr>
      </w:pPr>
      <w:bookmarkStart w:id="1366" w:name="X3b158972cbdaa45d56667a7f2c1f74a2ffefad4"/>
      <w:bookmarkEnd w:id="1365"/>
      <w:r w:rsidRPr="0055433B">
        <w:rPr>
          <w:rFonts w:ascii="Times New Roman" w:hAnsi="Times New Roman" w:cs="Times New Roman"/>
          <w:color w:val="000000" w:themeColor="text1"/>
        </w:rPr>
        <w:t xml:space="preserve">Nohrstedt, D., Ingold, K., Weible, C. M., Koebele, E. A., Olofsson, K. L., Satoh, K., &amp; Jenkins-Smith, H. C. (2023). The Advocacy Coalition Framework: Progress and Emerging Areas.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130–160). Routledge.</w:t>
      </w:r>
    </w:p>
    <w:p w14:paraId="233EE7DB" w14:textId="77777777" w:rsidR="00486913" w:rsidRPr="0055433B" w:rsidRDefault="00266379">
      <w:pPr>
        <w:pStyle w:val="Bibliography"/>
        <w:rPr>
          <w:rFonts w:ascii="Times New Roman" w:hAnsi="Times New Roman" w:cs="Times New Roman"/>
          <w:color w:val="000000" w:themeColor="text1"/>
        </w:rPr>
      </w:pPr>
      <w:bookmarkStart w:id="1367" w:name="ref-nohrstedtLogicPolicyChange2010"/>
      <w:bookmarkEnd w:id="1366"/>
      <w:r w:rsidRPr="0055433B">
        <w:rPr>
          <w:rFonts w:ascii="Times New Roman" w:hAnsi="Times New Roman" w:cs="Times New Roman"/>
          <w:color w:val="000000" w:themeColor="text1"/>
        </w:rPr>
        <w:t xml:space="preserve">Nohrstedt, D., &amp; Weible, C. M. (2010). The Logic of Policy Change after Crisis: Proximity and Subsystem Interaction.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w:t>
      </w:r>
      <w:r w:rsidRPr="0055433B">
        <w:rPr>
          <w:rFonts w:ascii="Times New Roman" w:hAnsi="Times New Roman" w:cs="Times New Roman"/>
          <w:color w:val="000000" w:themeColor="text1"/>
        </w:rPr>
        <w:t>(2).</w:t>
      </w:r>
    </w:p>
    <w:p w14:paraId="233EE7DC" w14:textId="77777777" w:rsidR="00486913" w:rsidRPr="0055433B" w:rsidRDefault="00266379">
      <w:pPr>
        <w:pStyle w:val="Bibliography"/>
        <w:rPr>
          <w:rFonts w:ascii="Times New Roman" w:hAnsi="Times New Roman" w:cs="Times New Roman"/>
          <w:color w:val="000000" w:themeColor="text1"/>
        </w:rPr>
      </w:pPr>
      <w:bookmarkStart w:id="1368" w:name="ref-nowlinModelingIssueDefinitions2016"/>
      <w:bookmarkEnd w:id="1367"/>
      <w:r w:rsidRPr="0055433B">
        <w:rPr>
          <w:rFonts w:ascii="Times New Roman" w:hAnsi="Times New Roman" w:cs="Times New Roman"/>
          <w:color w:val="000000" w:themeColor="text1"/>
        </w:rPr>
        <w:t xml:space="preserve">Nowlin, M. C. (2016). Modeling Issue Definitions Using Quantitative Text Analysis.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44</w:t>
      </w:r>
      <w:r w:rsidRPr="0055433B">
        <w:rPr>
          <w:rFonts w:ascii="Times New Roman" w:hAnsi="Times New Roman" w:cs="Times New Roman"/>
          <w:color w:val="000000" w:themeColor="text1"/>
        </w:rPr>
        <w:t>(3), 309–331.</w:t>
      </w:r>
    </w:p>
    <w:p w14:paraId="233EE7DD" w14:textId="77777777" w:rsidR="00486913" w:rsidRPr="0055433B" w:rsidRDefault="00266379">
      <w:pPr>
        <w:pStyle w:val="Bibliography"/>
        <w:rPr>
          <w:rFonts w:ascii="Times New Roman" w:hAnsi="Times New Roman" w:cs="Times New Roman"/>
          <w:color w:val="000000" w:themeColor="text1"/>
        </w:rPr>
      </w:pPr>
      <w:bookmarkStart w:id="1369" w:name="Xb4c99a0be57d39ff98fa8a07a8fe8d8503fbbac"/>
      <w:bookmarkEnd w:id="1368"/>
      <w:r w:rsidRPr="0055433B">
        <w:rPr>
          <w:rFonts w:ascii="Times New Roman" w:hAnsi="Times New Roman" w:cs="Times New Roman"/>
          <w:color w:val="000000" w:themeColor="text1"/>
        </w:rPr>
        <w:t xml:space="preserve">Nowlin, M. C. (2019). </w:t>
      </w:r>
      <w:r w:rsidRPr="0055433B">
        <w:rPr>
          <w:rFonts w:ascii="Times New Roman" w:hAnsi="Times New Roman" w:cs="Times New Roman"/>
          <w:i/>
          <w:iCs/>
          <w:color w:val="000000" w:themeColor="text1"/>
        </w:rPr>
        <w:t>Environmental Policymaking in an Era of Climate Change</w:t>
      </w:r>
      <w:r w:rsidRPr="0055433B">
        <w:rPr>
          <w:rFonts w:ascii="Times New Roman" w:hAnsi="Times New Roman" w:cs="Times New Roman"/>
          <w:color w:val="000000" w:themeColor="text1"/>
        </w:rPr>
        <w:t>. Routledge.</w:t>
      </w:r>
    </w:p>
    <w:p w14:paraId="233EE7DE" w14:textId="77777777" w:rsidR="00486913" w:rsidRPr="0055433B" w:rsidRDefault="00266379">
      <w:pPr>
        <w:pStyle w:val="Bibliography"/>
        <w:rPr>
          <w:rFonts w:ascii="Times New Roman" w:hAnsi="Times New Roman" w:cs="Times New Roman"/>
          <w:color w:val="000000" w:themeColor="text1"/>
        </w:rPr>
      </w:pPr>
      <w:bookmarkStart w:id="1370" w:name="ref-nowlinPolicyLearningInformation2021"/>
      <w:bookmarkEnd w:id="1369"/>
      <w:r w:rsidRPr="0055433B">
        <w:rPr>
          <w:rFonts w:ascii="Times New Roman" w:hAnsi="Times New Roman" w:cs="Times New Roman"/>
          <w:color w:val="000000" w:themeColor="text1"/>
        </w:rPr>
        <w:t xml:space="preserve">Nowlin, M. C. (2021). Policy Learning and Information Processing.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(4), 1019–1039. https://doi.org/10.1111/psj.12397</w:t>
      </w:r>
    </w:p>
    <w:p w14:paraId="233EE7DF" w14:textId="77777777" w:rsidR="00486913" w:rsidRPr="0055433B" w:rsidRDefault="00266379">
      <w:pPr>
        <w:pStyle w:val="Bibliography"/>
        <w:rPr>
          <w:rFonts w:ascii="Times New Roman" w:hAnsi="Times New Roman" w:cs="Times New Roman"/>
          <w:color w:val="000000" w:themeColor="text1"/>
        </w:rPr>
      </w:pPr>
      <w:bookmarkStart w:id="1371" w:name="ref-nowlinPolicyBeliefsBelief2024"/>
      <w:bookmarkEnd w:id="1370"/>
      <w:r w:rsidRPr="0055433B">
        <w:rPr>
          <w:rFonts w:ascii="Times New Roman" w:hAnsi="Times New Roman" w:cs="Times New Roman"/>
          <w:color w:val="000000" w:themeColor="text1"/>
        </w:rPr>
        <w:t xml:space="preserve">Nowlin, M. C. (2024). Policy Beliefs, Belief Uncertainty, and Policy Learning Through the Lens of the Advocacy Coalition Framework.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675–695. https://doi.org/10.1332/03055736Y2023D000000002</w:t>
      </w:r>
    </w:p>
    <w:p w14:paraId="233EE7E0" w14:textId="77777777" w:rsidR="00486913" w:rsidRPr="0055433B" w:rsidRDefault="00266379">
      <w:pPr>
        <w:pStyle w:val="Bibliography"/>
        <w:rPr>
          <w:rFonts w:ascii="Times New Roman" w:hAnsi="Times New Roman" w:cs="Times New Roman"/>
          <w:color w:val="000000" w:themeColor="text1"/>
        </w:rPr>
      </w:pPr>
      <w:bookmarkStart w:id="1372" w:name="Xd08e98322d0202bf7d45d7b1493048f549cc490"/>
      <w:bookmarkEnd w:id="1371"/>
      <w:r w:rsidRPr="0055433B">
        <w:rPr>
          <w:rFonts w:ascii="Times New Roman" w:hAnsi="Times New Roman" w:cs="Times New Roman"/>
          <w:color w:val="000000" w:themeColor="text1"/>
        </w:rPr>
        <w:t xml:space="preserve">Nowlin, M. C. (2025). Learning and Uncertainty: Information Environments and Policy-Oriented Learning. In H. C. Jenkins-Smith &amp; C. M. Weible (Eds.), </w:t>
      </w:r>
      <w:r w:rsidRPr="0055433B">
        <w:rPr>
          <w:rFonts w:ascii="Times New Roman" w:hAnsi="Times New Roman" w:cs="Times New Roman"/>
          <w:i/>
          <w:iCs/>
          <w:color w:val="000000" w:themeColor="text1"/>
        </w:rPr>
        <w:t>The Advocacy Coalition Framework</w:t>
      </w:r>
      <w:r w:rsidRPr="0055433B">
        <w:rPr>
          <w:rFonts w:ascii="Times New Roman" w:hAnsi="Times New Roman" w:cs="Times New Roman"/>
          <w:color w:val="000000" w:themeColor="text1"/>
        </w:rPr>
        <w:t xml:space="preserve"> (pp. 155–183). Springer Nature Switzerland. https://doi.org/10.1007/978-3-031-85554-2_7</w:t>
      </w:r>
    </w:p>
    <w:p w14:paraId="233EE7E1" w14:textId="77777777" w:rsidR="00486913" w:rsidRPr="0055433B" w:rsidRDefault="00266379">
      <w:pPr>
        <w:pStyle w:val="Bibliography"/>
        <w:rPr>
          <w:rFonts w:ascii="Times New Roman" w:hAnsi="Times New Roman" w:cs="Times New Roman"/>
          <w:color w:val="000000" w:themeColor="text1"/>
        </w:rPr>
      </w:pPr>
      <w:bookmarkStart w:id="1373" w:name="X32002765c3c0d17f7d4ac960994bb7a73e1a9af"/>
      <w:bookmarkEnd w:id="1372"/>
      <w:r w:rsidRPr="0055433B">
        <w:rPr>
          <w:rFonts w:ascii="Times New Roman" w:hAnsi="Times New Roman" w:cs="Times New Roman"/>
          <w:color w:val="000000" w:themeColor="text1"/>
        </w:rPr>
        <w:lastRenderedPageBreak/>
        <w:t xml:space="preserve">Nowlin, M. C., Trochmann, M., &amp; Rabovsky, T. M. (2022). Advocacy Coalitions and Political Control. </w:t>
      </w:r>
      <w:r w:rsidRPr="0055433B">
        <w:rPr>
          <w:rFonts w:ascii="Times New Roman" w:hAnsi="Times New Roman" w:cs="Times New Roman"/>
          <w:i/>
          <w:iCs/>
          <w:color w:val="000000" w:themeColor="text1"/>
        </w:rPr>
        <w:t>Politics &amp;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50</w:t>
      </w:r>
      <w:r w:rsidRPr="0055433B">
        <w:rPr>
          <w:rFonts w:ascii="Times New Roman" w:hAnsi="Times New Roman" w:cs="Times New Roman"/>
          <w:color w:val="000000" w:themeColor="text1"/>
        </w:rPr>
        <w:t>(2), 201–224. https://doi.org/10.1111/polp.12458</w:t>
      </w:r>
    </w:p>
    <w:p w14:paraId="233EE7E2" w14:textId="77777777" w:rsidR="00486913" w:rsidRPr="0055433B" w:rsidRDefault="00266379">
      <w:pPr>
        <w:pStyle w:val="Bibliography"/>
        <w:rPr>
          <w:rFonts w:ascii="Times New Roman" w:hAnsi="Times New Roman" w:cs="Times New Roman"/>
          <w:color w:val="000000" w:themeColor="text1"/>
        </w:rPr>
      </w:pPr>
      <w:bookmarkStart w:id="1374" w:name="ref-offer-westortWhichFrameFits2026"/>
      <w:bookmarkEnd w:id="1373"/>
      <w:r w:rsidRPr="0055433B">
        <w:rPr>
          <w:rFonts w:ascii="Times New Roman" w:hAnsi="Times New Roman" w:cs="Times New Roman"/>
          <w:color w:val="000000" w:themeColor="text1"/>
        </w:rPr>
        <w:t xml:space="preserve">Offer-Westort, M., Gruen, W., Herron, C., Hyatt, K., Buford, M., Davis, K., Fonseca, D., Gurevich, M., Huang, T., Jerez, R., Liu, Q., Obetta, O., Orellana, M., Passmore, J., Qiu, J., Rapaport, J., Sanchez-Asiain Domenech, I., Sandoval, F., Tandoc, J. A., &amp; Yalamanchili, R. (2026). Which Frame Fits? Policy Learning with Framing for Climate Change Policy Attitudes. </w:t>
      </w:r>
      <w:r w:rsidRPr="0055433B">
        <w:rPr>
          <w:rFonts w:ascii="Times New Roman" w:hAnsi="Times New Roman" w:cs="Times New Roman"/>
          <w:i/>
          <w:iCs/>
          <w:color w:val="000000" w:themeColor="text1"/>
        </w:rPr>
        <w:t>Research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w:t>
      </w:r>
      <w:r w:rsidRPr="0055433B">
        <w:rPr>
          <w:rFonts w:ascii="Times New Roman" w:hAnsi="Times New Roman" w:cs="Times New Roman"/>
          <w:color w:val="000000" w:themeColor="text1"/>
        </w:rPr>
        <w:t>(1), 20531680251414927. https://doi.org/10.1177/20531680251414927</w:t>
      </w:r>
    </w:p>
    <w:p w14:paraId="233EE7E3" w14:textId="77777777" w:rsidR="00486913" w:rsidRPr="0055433B" w:rsidRDefault="00266379">
      <w:pPr>
        <w:pStyle w:val="Bibliography"/>
        <w:rPr>
          <w:rFonts w:ascii="Times New Roman" w:hAnsi="Times New Roman" w:cs="Times New Roman"/>
          <w:color w:val="000000" w:themeColor="text1"/>
        </w:rPr>
      </w:pPr>
      <w:bookmarkStart w:id="1375" w:name="ref-oliverLearningChange20thCentury2004"/>
      <w:bookmarkEnd w:id="1374"/>
      <w:r w:rsidRPr="0055433B">
        <w:rPr>
          <w:rFonts w:ascii="Times New Roman" w:hAnsi="Times New Roman" w:cs="Times New Roman"/>
          <w:color w:val="000000" w:themeColor="text1"/>
        </w:rPr>
        <w:t xml:space="preserve">Oliver, M. J., &amp; Pemberton, H. (2004). Learning and Change in 20th-Century British Economic Policy.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17</w:t>
      </w:r>
      <w:r w:rsidRPr="0055433B">
        <w:rPr>
          <w:rFonts w:ascii="Times New Roman" w:hAnsi="Times New Roman" w:cs="Times New Roman"/>
          <w:color w:val="000000" w:themeColor="text1"/>
        </w:rPr>
        <w:t>(3), 415–441. https://doi.org/10.1111/j.0952-1895.2004.00252.x</w:t>
      </w:r>
    </w:p>
    <w:p w14:paraId="233EE7E4" w14:textId="77777777" w:rsidR="00486913" w:rsidRPr="0055433B" w:rsidRDefault="00266379">
      <w:pPr>
        <w:pStyle w:val="Bibliography"/>
        <w:rPr>
          <w:rFonts w:ascii="Times New Roman" w:hAnsi="Times New Roman" w:cs="Times New Roman"/>
          <w:color w:val="000000" w:themeColor="text1"/>
        </w:rPr>
      </w:pPr>
      <w:bookmarkStart w:id="1376" w:name="ref-ormrodHumanLearning2019"/>
      <w:bookmarkEnd w:id="1375"/>
      <w:r w:rsidRPr="0055433B">
        <w:rPr>
          <w:rFonts w:ascii="Times New Roman" w:hAnsi="Times New Roman" w:cs="Times New Roman"/>
          <w:color w:val="000000" w:themeColor="text1"/>
        </w:rPr>
        <w:t xml:space="preserve">Ormrod, J. E. (2019). </w:t>
      </w:r>
      <w:r w:rsidRPr="0055433B">
        <w:rPr>
          <w:rFonts w:ascii="Times New Roman" w:hAnsi="Times New Roman" w:cs="Times New Roman"/>
          <w:i/>
          <w:iCs/>
          <w:color w:val="000000" w:themeColor="text1"/>
        </w:rPr>
        <w:t>Human Learning</w:t>
      </w:r>
      <w:r w:rsidRPr="0055433B">
        <w:rPr>
          <w:rFonts w:ascii="Times New Roman" w:hAnsi="Times New Roman" w:cs="Times New Roman"/>
          <w:color w:val="000000" w:themeColor="text1"/>
        </w:rPr>
        <w:t xml:space="preserve"> (8th edition). Pearson.</w:t>
      </w:r>
    </w:p>
    <w:p w14:paraId="233EE7E5" w14:textId="77777777" w:rsidR="00486913" w:rsidRPr="0055433B" w:rsidRDefault="00266379">
      <w:pPr>
        <w:pStyle w:val="Bibliography"/>
        <w:rPr>
          <w:rFonts w:ascii="Times New Roman" w:hAnsi="Times New Roman" w:cs="Times New Roman"/>
          <w:color w:val="000000" w:themeColor="text1"/>
        </w:rPr>
      </w:pPr>
      <w:bookmarkStart w:id="1377" w:name="ref-ostromGoverningCommonsEvolution1990"/>
      <w:bookmarkEnd w:id="1376"/>
      <w:r w:rsidRPr="0055433B">
        <w:rPr>
          <w:rFonts w:ascii="Times New Roman" w:hAnsi="Times New Roman" w:cs="Times New Roman"/>
          <w:color w:val="000000" w:themeColor="text1"/>
        </w:rPr>
        <w:t xml:space="preserve">Ostrom, E. (1990). </w:t>
      </w:r>
      <w:r w:rsidRPr="0055433B">
        <w:rPr>
          <w:rFonts w:ascii="Times New Roman" w:hAnsi="Times New Roman" w:cs="Times New Roman"/>
          <w:i/>
          <w:iCs/>
          <w:color w:val="000000" w:themeColor="text1"/>
        </w:rPr>
        <w:t>Governing the Commons: The Evolution of Institutions for Collective Action</w:t>
      </w:r>
      <w:r w:rsidRPr="0055433B">
        <w:rPr>
          <w:rFonts w:ascii="Times New Roman" w:hAnsi="Times New Roman" w:cs="Times New Roman"/>
          <w:color w:val="000000" w:themeColor="text1"/>
        </w:rPr>
        <w:t>. Cambridge University Press.</w:t>
      </w:r>
    </w:p>
    <w:p w14:paraId="233EE7E6" w14:textId="77777777" w:rsidR="00486913" w:rsidRPr="0055433B" w:rsidRDefault="00266379">
      <w:pPr>
        <w:pStyle w:val="Bibliography"/>
        <w:rPr>
          <w:rFonts w:ascii="Times New Roman" w:hAnsi="Times New Roman" w:cs="Times New Roman"/>
          <w:color w:val="000000" w:themeColor="text1"/>
        </w:rPr>
      </w:pPr>
      <w:bookmarkStart w:id="1378" w:name="ref-pattisonFactorsShapingPolicy2018"/>
      <w:bookmarkEnd w:id="1377"/>
      <w:r w:rsidRPr="0055433B">
        <w:rPr>
          <w:rFonts w:ascii="Times New Roman" w:hAnsi="Times New Roman" w:cs="Times New Roman"/>
          <w:color w:val="000000" w:themeColor="text1"/>
        </w:rPr>
        <w:t xml:space="preserve">Pattison, A. (2018). Factors Shaping Policy Learning: A Study of Policy Actors in Subnational Climate and Energy Issues.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(4), 535–563. https://doi.org/10.1111/ropr.12303</w:t>
      </w:r>
    </w:p>
    <w:p w14:paraId="233EE7E7" w14:textId="77777777" w:rsidR="00486913" w:rsidRPr="0055433B" w:rsidRDefault="00266379">
      <w:pPr>
        <w:pStyle w:val="Bibliography"/>
        <w:rPr>
          <w:rFonts w:ascii="Times New Roman" w:hAnsi="Times New Roman" w:cs="Times New Roman"/>
          <w:color w:val="000000" w:themeColor="text1"/>
        </w:rPr>
      </w:pPr>
      <w:bookmarkStart w:id="1379" w:name="ref-piercePolicyChangeAdvocacy2020"/>
      <w:bookmarkEnd w:id="1378"/>
      <w:r w:rsidRPr="0055433B">
        <w:rPr>
          <w:rFonts w:ascii="Times New Roman" w:hAnsi="Times New Roman" w:cs="Times New Roman"/>
          <w:color w:val="000000" w:themeColor="text1"/>
        </w:rPr>
        <w:t xml:space="preserve">Pierce, J. J., Peterson, H. L., &amp; Hicks, K. C. (2020). Policy Change: An Advocacy Coalition Framework Perspective.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(1), 64–86. https://doi.org/10.1111/psj.12223</w:t>
      </w:r>
    </w:p>
    <w:p w14:paraId="233EE7E8" w14:textId="77777777" w:rsidR="00486913" w:rsidRPr="0055433B" w:rsidRDefault="00266379">
      <w:pPr>
        <w:pStyle w:val="Bibliography"/>
        <w:rPr>
          <w:rFonts w:ascii="Times New Roman" w:hAnsi="Times New Roman" w:cs="Times New Roman"/>
          <w:color w:val="000000" w:themeColor="text1"/>
        </w:rPr>
      </w:pPr>
      <w:bookmarkStart w:id="1380" w:name="ref-plumerWhenDoesPolicy2024"/>
      <w:bookmarkEnd w:id="1379"/>
      <w:r w:rsidRPr="0055433B">
        <w:rPr>
          <w:rFonts w:ascii="Times New Roman" w:hAnsi="Times New Roman" w:cs="Times New Roman"/>
          <w:color w:val="000000" w:themeColor="text1"/>
        </w:rPr>
        <w:t xml:space="preserve">Plümer, S. (2024). When Does Policy Learning Lead to Policy Change? Exploring the Causal Chain from Learning to Change. </w:t>
      </w:r>
      <w:r w:rsidRPr="0055433B">
        <w:rPr>
          <w:rFonts w:ascii="Times New Roman" w:hAnsi="Times New Roman" w:cs="Times New Roman"/>
          <w:i/>
          <w:iCs/>
          <w:color w:val="000000" w:themeColor="text1"/>
        </w:rPr>
        <w:t>International Review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w:t>
      </w:r>
      <w:r w:rsidRPr="0055433B">
        <w:rPr>
          <w:rFonts w:ascii="Times New Roman" w:hAnsi="Times New Roman" w:cs="Times New Roman"/>
          <w:color w:val="000000" w:themeColor="text1"/>
        </w:rPr>
        <w:t>(2). https://doi.org/10.4000/12vzw</w:t>
      </w:r>
    </w:p>
    <w:p w14:paraId="233EE7E9" w14:textId="77777777" w:rsidR="00486913" w:rsidRPr="0055433B" w:rsidRDefault="00266379">
      <w:pPr>
        <w:pStyle w:val="Bibliography"/>
        <w:rPr>
          <w:rFonts w:ascii="Times New Roman" w:hAnsi="Times New Roman" w:cs="Times New Roman"/>
          <w:color w:val="000000" w:themeColor="text1"/>
        </w:rPr>
      </w:pPr>
      <w:bookmarkStart w:id="1381" w:name="ref-rietigLeveragingPowerLearning2019"/>
      <w:bookmarkEnd w:id="1380"/>
      <w:r w:rsidRPr="0055433B">
        <w:rPr>
          <w:rFonts w:ascii="Times New Roman" w:hAnsi="Times New Roman" w:cs="Times New Roman"/>
          <w:color w:val="000000" w:themeColor="text1"/>
        </w:rPr>
        <w:t xml:space="preserve">Rietig, K. (2019). Leveraging the Power of Learning to Overcome Negotiation Deadlocks in Global Climate Governance and Low Carbon Transitions. </w:t>
      </w:r>
      <w:r w:rsidRPr="0055433B">
        <w:rPr>
          <w:rFonts w:ascii="Times New Roman" w:hAnsi="Times New Roman" w:cs="Times New Roman"/>
          <w:i/>
          <w:iCs/>
          <w:color w:val="000000" w:themeColor="text1"/>
        </w:rPr>
        <w:t>Journal of Environmental Policy &amp; Planning</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(3), 228–241. https://doi.org/10.1080/1523908X.2019.1632698</w:t>
      </w:r>
    </w:p>
    <w:p w14:paraId="233EE7EA" w14:textId="77777777" w:rsidR="00486913" w:rsidRPr="0055433B" w:rsidRDefault="00266379">
      <w:pPr>
        <w:pStyle w:val="Bibliography"/>
        <w:rPr>
          <w:rFonts w:ascii="Times New Roman" w:hAnsi="Times New Roman" w:cs="Times New Roman"/>
          <w:color w:val="000000" w:themeColor="text1"/>
        </w:rPr>
      </w:pPr>
      <w:bookmarkStart w:id="1382" w:name="ref-rietigDoesLearningMatter2018"/>
      <w:bookmarkEnd w:id="1381"/>
      <w:r w:rsidRPr="0055433B">
        <w:rPr>
          <w:rFonts w:ascii="Times New Roman" w:hAnsi="Times New Roman" w:cs="Times New Roman"/>
          <w:color w:val="000000" w:themeColor="text1"/>
        </w:rPr>
        <w:t xml:space="preserve">Rietig, K., &amp; Perkins, R. (2018). Does Learning Matter for Policy Outcomes? The Case of Integrating Climate Finance into the EU Budget.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(4), 487–505. https://doi.org/10.1080/13501763.2016.1270345</w:t>
      </w:r>
    </w:p>
    <w:p w14:paraId="233EE7EB" w14:textId="77777777" w:rsidR="00486913" w:rsidRPr="0055433B" w:rsidRDefault="00266379">
      <w:pPr>
        <w:pStyle w:val="Bibliography"/>
        <w:rPr>
          <w:rFonts w:ascii="Times New Roman" w:hAnsi="Times New Roman" w:cs="Times New Roman"/>
          <w:color w:val="000000" w:themeColor="text1"/>
        </w:rPr>
      </w:pPr>
      <w:bookmarkStart w:id="1383" w:name="X5ac8eb1d1356972d917d5777697e9a83fe58bbc"/>
      <w:bookmarkEnd w:id="1382"/>
      <w:r w:rsidRPr="0055433B">
        <w:rPr>
          <w:rFonts w:ascii="Times New Roman" w:hAnsi="Times New Roman" w:cs="Times New Roman"/>
          <w:color w:val="000000" w:themeColor="text1"/>
        </w:rPr>
        <w:t xml:space="preserve">Ripberger, J. T., Gupta, K., Silva, C. L., &amp; Jenkins-Smith, H. C. (2014). Cultural Theory and the Measurement of Deep Core Beliefs Within the Advocacy Coalition Framework.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42</w:t>
      </w:r>
      <w:r w:rsidRPr="0055433B">
        <w:rPr>
          <w:rFonts w:ascii="Times New Roman" w:hAnsi="Times New Roman" w:cs="Times New Roman"/>
          <w:color w:val="000000" w:themeColor="text1"/>
        </w:rPr>
        <w:t>(4), 509–527.</w:t>
      </w:r>
    </w:p>
    <w:p w14:paraId="233EE7EC" w14:textId="77777777" w:rsidR="00486913" w:rsidRPr="0055433B" w:rsidRDefault="00266379">
      <w:pPr>
        <w:pStyle w:val="Bibliography"/>
        <w:rPr>
          <w:rFonts w:ascii="Times New Roman" w:hAnsi="Times New Roman" w:cs="Times New Roman"/>
          <w:color w:val="000000" w:themeColor="text1"/>
        </w:rPr>
      </w:pPr>
      <w:bookmarkStart w:id="1384" w:name="ref-rittelDilemmasGeneralTheory1973"/>
      <w:bookmarkEnd w:id="1383"/>
      <w:r w:rsidRPr="0055433B">
        <w:rPr>
          <w:rFonts w:ascii="Times New Roman" w:hAnsi="Times New Roman" w:cs="Times New Roman"/>
          <w:color w:val="000000" w:themeColor="text1"/>
        </w:rPr>
        <w:t xml:space="preserve">Rittel, H. W. J., &amp; Webber, M. W. (1973). Dilemmas in a General Theory of Planning.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(2), 155–169.</w:t>
      </w:r>
    </w:p>
    <w:p w14:paraId="233EE7ED" w14:textId="77777777" w:rsidR="00486913" w:rsidRPr="0055433B" w:rsidRDefault="00266379">
      <w:pPr>
        <w:pStyle w:val="Bibliography"/>
        <w:rPr>
          <w:rFonts w:ascii="Times New Roman" w:hAnsi="Times New Roman" w:cs="Times New Roman"/>
          <w:color w:val="000000" w:themeColor="text1"/>
        </w:rPr>
      </w:pPr>
      <w:bookmarkStart w:id="1385" w:name="ref-roseWhatLessonDrawing1991"/>
      <w:bookmarkEnd w:id="1384"/>
      <w:r w:rsidRPr="0055433B">
        <w:rPr>
          <w:rFonts w:ascii="Times New Roman" w:hAnsi="Times New Roman" w:cs="Times New Roman"/>
          <w:color w:val="000000" w:themeColor="text1"/>
        </w:rPr>
        <w:t xml:space="preserve">Rose, R. (1991). What is Lesson-Drawing?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(1), 3–30. https://doi.org/10.1017/S0143814X00004918</w:t>
      </w:r>
    </w:p>
    <w:p w14:paraId="233EE7EE" w14:textId="77777777" w:rsidR="00486913" w:rsidRPr="0055433B" w:rsidRDefault="00266379">
      <w:pPr>
        <w:pStyle w:val="Bibliography"/>
        <w:rPr>
          <w:rFonts w:ascii="Times New Roman" w:hAnsi="Times New Roman" w:cs="Times New Roman"/>
          <w:color w:val="000000" w:themeColor="text1"/>
        </w:rPr>
      </w:pPr>
      <w:bookmarkStart w:id="1386" w:name="Xa89ebdf4e320dbd4fda708ccb2b187254d6e4b1"/>
      <w:bookmarkEnd w:id="1385"/>
      <w:r w:rsidRPr="0055433B">
        <w:rPr>
          <w:rFonts w:ascii="Times New Roman" w:hAnsi="Times New Roman" w:cs="Times New Roman"/>
          <w:color w:val="000000" w:themeColor="text1"/>
        </w:rPr>
        <w:t xml:space="preserve">Sabatier, P. A. (1987). Knowledge, Policy-Oriented Learning, and Policy Change: An Advocacy Coalition Framework. </w:t>
      </w:r>
      <w:r w:rsidRPr="0055433B">
        <w:rPr>
          <w:rFonts w:ascii="Times New Roman" w:hAnsi="Times New Roman" w:cs="Times New Roman"/>
          <w:i/>
          <w:iCs/>
          <w:color w:val="000000" w:themeColor="text1"/>
        </w:rPr>
        <w:t>Knowledge: Creation, Diffusion, Utilization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8</w:t>
      </w:r>
      <w:r w:rsidRPr="0055433B">
        <w:rPr>
          <w:rFonts w:ascii="Times New Roman" w:hAnsi="Times New Roman" w:cs="Times New Roman"/>
          <w:color w:val="000000" w:themeColor="text1"/>
        </w:rPr>
        <w:t>(4), 649–692.</w:t>
      </w:r>
    </w:p>
    <w:p w14:paraId="233EE7EF" w14:textId="77777777" w:rsidR="00486913" w:rsidRPr="0055433B" w:rsidRDefault="00266379">
      <w:pPr>
        <w:pStyle w:val="Bibliography"/>
        <w:rPr>
          <w:rFonts w:ascii="Times New Roman" w:hAnsi="Times New Roman" w:cs="Times New Roman"/>
          <w:color w:val="000000" w:themeColor="text1"/>
        </w:rPr>
      </w:pPr>
      <w:bookmarkStart w:id="1387" w:name="Xd22a7d7623b289b920fba443d0d3d8549fba49a"/>
      <w:bookmarkEnd w:id="1386"/>
      <w:r w:rsidRPr="0055433B">
        <w:rPr>
          <w:rFonts w:ascii="Times New Roman" w:hAnsi="Times New Roman" w:cs="Times New Roman"/>
          <w:color w:val="000000" w:themeColor="text1"/>
        </w:rPr>
        <w:t xml:space="preserve">Sabatier, P. A. (1988). An Advocacy Coalition Framework of Policy Change and the Role of Policy-Oriented Learning Therein.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129–168.</w:t>
      </w:r>
    </w:p>
    <w:p w14:paraId="233EE7F0" w14:textId="77777777" w:rsidR="00486913" w:rsidRPr="0055433B" w:rsidRDefault="00266379">
      <w:pPr>
        <w:pStyle w:val="Bibliography"/>
        <w:rPr>
          <w:rFonts w:ascii="Times New Roman" w:hAnsi="Times New Roman" w:cs="Times New Roman"/>
          <w:color w:val="000000" w:themeColor="text1"/>
        </w:rPr>
      </w:pPr>
      <w:bookmarkStart w:id="1388" w:name="ref-sabatierPolicyChangeLearning1993"/>
      <w:bookmarkEnd w:id="1387"/>
      <w:r w:rsidRPr="0055433B">
        <w:rPr>
          <w:rFonts w:ascii="Times New Roman" w:hAnsi="Times New Roman" w:cs="Times New Roman"/>
          <w:color w:val="000000" w:themeColor="text1"/>
        </w:rPr>
        <w:t xml:space="preserve">Sabatier, P. A., &amp; Jenkins-Smith, H. C. (1993). </w:t>
      </w:r>
      <w:r w:rsidRPr="0055433B">
        <w:rPr>
          <w:rFonts w:ascii="Times New Roman" w:hAnsi="Times New Roman" w:cs="Times New Roman"/>
          <w:i/>
          <w:iCs/>
          <w:color w:val="000000" w:themeColor="text1"/>
        </w:rPr>
        <w:t>Policy Change and Learning: An Advocacy Coalition Approach</w:t>
      </w:r>
      <w:r w:rsidRPr="0055433B">
        <w:rPr>
          <w:rFonts w:ascii="Times New Roman" w:hAnsi="Times New Roman" w:cs="Times New Roman"/>
          <w:color w:val="000000" w:themeColor="text1"/>
        </w:rPr>
        <w:t>. Westview Press.</w:t>
      </w:r>
    </w:p>
    <w:p w14:paraId="233EE7F1" w14:textId="77777777" w:rsidR="00486913" w:rsidRPr="0055433B" w:rsidRDefault="00266379">
      <w:pPr>
        <w:pStyle w:val="Bibliography"/>
        <w:rPr>
          <w:rFonts w:ascii="Times New Roman" w:hAnsi="Times New Roman" w:cs="Times New Roman"/>
          <w:color w:val="000000" w:themeColor="text1"/>
        </w:rPr>
      </w:pPr>
      <w:bookmarkStart w:id="1389" w:name="X321cc6717f14df8a00aeb803388bd7f692251d4"/>
      <w:bookmarkEnd w:id="1388"/>
      <w:r w:rsidRPr="0055433B">
        <w:rPr>
          <w:rFonts w:ascii="Times New Roman" w:hAnsi="Times New Roman" w:cs="Times New Roman"/>
          <w:color w:val="000000" w:themeColor="text1"/>
        </w:rPr>
        <w:lastRenderedPageBreak/>
        <w:t xml:space="preserve">Sabatier, P. A., &amp; Jenkins-Smith, H. C. (1999). The Advocacy Coalition Framework: An Assessment. In P. A. Sabatier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(pp. 117–166). Westview.</w:t>
      </w:r>
    </w:p>
    <w:p w14:paraId="233EE7F2" w14:textId="77777777" w:rsidR="00486913" w:rsidRPr="0055433B" w:rsidRDefault="00266379">
      <w:pPr>
        <w:pStyle w:val="Bibliography"/>
        <w:rPr>
          <w:rFonts w:ascii="Times New Roman" w:hAnsi="Times New Roman" w:cs="Times New Roman"/>
          <w:color w:val="000000" w:themeColor="text1"/>
        </w:rPr>
      </w:pPr>
      <w:bookmarkStart w:id="1390" w:name="X022ff9c9053661afc0c0422d6d39bb96f4b5e93"/>
      <w:bookmarkEnd w:id="1389"/>
      <w:r w:rsidRPr="0055433B">
        <w:rPr>
          <w:rFonts w:ascii="Times New Roman" w:hAnsi="Times New Roman" w:cs="Times New Roman"/>
          <w:color w:val="000000" w:themeColor="text1"/>
        </w:rPr>
        <w:t xml:space="preserve">Sabatier, P. A., &amp; Weible, C. M. (2007). The Advocacy Coalition Framework: Innovations and Clarifications. In P. A. Sabatier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(Vol. 2nd, pp. 189–222). Westview Press.</w:t>
      </w:r>
    </w:p>
    <w:p w14:paraId="233EE7F3" w14:textId="77777777" w:rsidR="00486913" w:rsidRPr="0055433B" w:rsidRDefault="00266379">
      <w:pPr>
        <w:pStyle w:val="Bibliography"/>
        <w:rPr>
          <w:rFonts w:ascii="Times New Roman" w:hAnsi="Times New Roman" w:cs="Times New Roman"/>
          <w:color w:val="000000" w:themeColor="text1"/>
        </w:rPr>
      </w:pPr>
      <w:bookmarkStart w:id="1391" w:name="ref-sandersonIntelligentPolicyMaking2009"/>
      <w:bookmarkEnd w:id="1390"/>
      <w:r w:rsidRPr="0055433B">
        <w:rPr>
          <w:rFonts w:ascii="Times New Roman" w:hAnsi="Times New Roman" w:cs="Times New Roman"/>
          <w:color w:val="000000" w:themeColor="text1"/>
        </w:rPr>
        <w:t xml:space="preserve">Sanderson, I. (2009). Intelligent Policy Making for a Complex World: Pragmatism, Evidence and Learning.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57</w:t>
      </w:r>
      <w:r w:rsidRPr="0055433B">
        <w:rPr>
          <w:rFonts w:ascii="Times New Roman" w:hAnsi="Times New Roman" w:cs="Times New Roman"/>
          <w:color w:val="000000" w:themeColor="text1"/>
        </w:rPr>
        <w:t>(4), 699–719. https://doi.org/10.1111/j.1467-9248.2009.00791.x</w:t>
      </w:r>
    </w:p>
    <w:p w14:paraId="233EE7F4" w14:textId="77777777" w:rsidR="00486913" w:rsidRPr="0055433B" w:rsidRDefault="00266379">
      <w:pPr>
        <w:pStyle w:val="Bibliography"/>
        <w:rPr>
          <w:rFonts w:ascii="Times New Roman" w:hAnsi="Times New Roman" w:cs="Times New Roman"/>
          <w:color w:val="000000" w:themeColor="text1"/>
        </w:rPr>
      </w:pPr>
      <w:bookmarkStart w:id="1392" w:name="ref-shiSocialPolicyLearning2012"/>
      <w:bookmarkEnd w:id="1391"/>
      <w:r w:rsidRPr="0055433B">
        <w:rPr>
          <w:rFonts w:ascii="Times New Roman" w:hAnsi="Times New Roman" w:cs="Times New Roman"/>
          <w:color w:val="000000" w:themeColor="text1"/>
        </w:rPr>
        <w:t xml:space="preserve">Shi, S.-J. (2012). Social Policy Learning and Diffusion in China: The Rise of Welfare Regions?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(3), 367–385. https://doi.org/10.1332/147084411X581899</w:t>
      </w:r>
    </w:p>
    <w:p w14:paraId="233EE7F5" w14:textId="77777777" w:rsidR="00486913" w:rsidRPr="0055433B" w:rsidRDefault="00266379">
      <w:pPr>
        <w:pStyle w:val="Bibliography"/>
        <w:rPr>
          <w:rFonts w:ascii="Times New Roman" w:hAnsi="Times New Roman" w:cs="Times New Roman"/>
          <w:color w:val="000000" w:themeColor="text1"/>
        </w:rPr>
      </w:pPr>
      <w:bookmarkStart w:id="1393" w:name="ref-simonBehavioralModelRational1955"/>
      <w:bookmarkEnd w:id="1392"/>
      <w:r w:rsidRPr="0055433B">
        <w:rPr>
          <w:rFonts w:ascii="Times New Roman" w:hAnsi="Times New Roman" w:cs="Times New Roman"/>
          <w:color w:val="000000" w:themeColor="text1"/>
        </w:rPr>
        <w:t xml:space="preserve">Simon, H. A. (1955). A Behavioral Model of Rational Choice. </w:t>
      </w:r>
      <w:r w:rsidRPr="0055433B">
        <w:rPr>
          <w:rFonts w:ascii="Times New Roman" w:hAnsi="Times New Roman" w:cs="Times New Roman"/>
          <w:i/>
          <w:iCs/>
          <w:color w:val="000000" w:themeColor="text1"/>
        </w:rPr>
        <w:t>The Quarterly Journal of Economics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69</w:t>
      </w:r>
      <w:r w:rsidRPr="0055433B">
        <w:rPr>
          <w:rFonts w:ascii="Times New Roman" w:hAnsi="Times New Roman" w:cs="Times New Roman"/>
          <w:color w:val="000000" w:themeColor="text1"/>
        </w:rPr>
        <w:t>(1), 99–118.</w:t>
      </w:r>
    </w:p>
    <w:p w14:paraId="233EE7F6" w14:textId="77777777" w:rsidR="00486913" w:rsidRPr="0055433B" w:rsidRDefault="00266379">
      <w:pPr>
        <w:pStyle w:val="Bibliography"/>
        <w:rPr>
          <w:rFonts w:ascii="Times New Roman" w:hAnsi="Times New Roman" w:cs="Times New Roman"/>
          <w:color w:val="000000" w:themeColor="text1"/>
        </w:rPr>
      </w:pPr>
      <w:bookmarkStart w:id="1394" w:name="ref-simonAdministrativeBehaviorStudy1997"/>
      <w:bookmarkEnd w:id="1393"/>
      <w:r w:rsidRPr="0055433B">
        <w:rPr>
          <w:rFonts w:ascii="Times New Roman" w:hAnsi="Times New Roman" w:cs="Times New Roman"/>
          <w:color w:val="000000" w:themeColor="text1"/>
        </w:rPr>
        <w:t xml:space="preserve">Simon, H. A. (1997). </w:t>
      </w:r>
      <w:r w:rsidRPr="0055433B">
        <w:rPr>
          <w:rFonts w:ascii="Times New Roman" w:hAnsi="Times New Roman" w:cs="Times New Roman"/>
          <w:i/>
          <w:iCs/>
          <w:color w:val="000000" w:themeColor="text1"/>
        </w:rPr>
        <w:t>Administrative Behavior: A Study of Decision-Making Processes in Administrative Organizations</w:t>
      </w:r>
      <w:r w:rsidRPr="0055433B">
        <w:rPr>
          <w:rFonts w:ascii="Times New Roman" w:hAnsi="Times New Roman" w:cs="Times New Roman"/>
          <w:color w:val="000000" w:themeColor="text1"/>
        </w:rPr>
        <w:t xml:space="preserve"> (4th ed.). Free Press.</w:t>
      </w:r>
    </w:p>
    <w:p w14:paraId="233EE7F7" w14:textId="77777777" w:rsidR="00486913" w:rsidRPr="0055433B" w:rsidRDefault="00266379">
      <w:pPr>
        <w:pStyle w:val="Bibliography"/>
        <w:rPr>
          <w:rFonts w:ascii="Times New Roman" w:hAnsi="Times New Roman" w:cs="Times New Roman"/>
          <w:color w:val="000000" w:themeColor="text1"/>
        </w:rPr>
      </w:pPr>
      <w:bookmarkStart w:id="1395" w:name="ref-starkPolicyLearningPublic2019"/>
      <w:bookmarkEnd w:id="1394"/>
      <w:r w:rsidRPr="0055433B">
        <w:rPr>
          <w:rFonts w:ascii="Times New Roman" w:hAnsi="Times New Roman" w:cs="Times New Roman"/>
          <w:color w:val="000000" w:themeColor="text1"/>
        </w:rPr>
        <w:t xml:space="preserve">Stark, A. (2019). Policy Learning and the Public Inquiry.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https://doi.org/10.1007/s11077-019-09348-0</w:t>
      </w:r>
    </w:p>
    <w:p w14:paraId="233EE7F8" w14:textId="77777777" w:rsidR="00486913" w:rsidRPr="0055433B" w:rsidRDefault="00266379">
      <w:pPr>
        <w:pStyle w:val="Bibliography"/>
        <w:rPr>
          <w:rFonts w:ascii="Times New Roman" w:hAnsi="Times New Roman" w:cs="Times New Roman"/>
          <w:color w:val="000000" w:themeColor="text1"/>
        </w:rPr>
      </w:pPr>
      <w:bookmarkStart w:id="1396" w:name="ref-taylorExerciseDisasterDoes2022"/>
      <w:bookmarkEnd w:id="1395"/>
      <w:r w:rsidRPr="0055433B">
        <w:rPr>
          <w:rFonts w:ascii="Times New Roman" w:hAnsi="Times New Roman" w:cs="Times New Roman"/>
          <w:color w:val="000000" w:themeColor="text1"/>
        </w:rPr>
        <w:t xml:space="preserve">Taylor, K., Zarb, S., Jeschke, N., Sobeck, J., Smith, R., Seeger, M., &amp; McElmurry, S. P. (2022). An Exercise in Disaster: Does Policy Learning Occur After a Tabletop Crisis Scenario?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https://doi.org/10.1002/rhc3.12256</w:t>
      </w:r>
    </w:p>
    <w:p w14:paraId="233EE7F9" w14:textId="77777777" w:rsidR="00486913" w:rsidRPr="0055433B" w:rsidRDefault="00266379">
      <w:pPr>
        <w:pStyle w:val="Bibliography"/>
        <w:rPr>
          <w:rFonts w:ascii="Times New Roman" w:hAnsi="Times New Roman" w:cs="Times New Roman"/>
          <w:color w:val="000000" w:themeColor="text1"/>
        </w:rPr>
      </w:pPr>
      <w:bookmarkStart w:id="1397" w:name="Xcaf5b8bdf73254d659a734c6bf4f92c5a04c53c"/>
      <w:bookmarkEnd w:id="1396"/>
      <w:r w:rsidRPr="0055433B">
        <w:rPr>
          <w:rFonts w:ascii="Times New Roman" w:hAnsi="Times New Roman" w:cs="Times New Roman"/>
          <w:color w:val="000000" w:themeColor="text1"/>
        </w:rPr>
        <w:t xml:space="preserve">Tosey, P., Visser, M., &amp; Saunders, M. N. (2012). The Origins and Conceptualizations of “Triple-Loop” Learning: A Critical Review. </w:t>
      </w:r>
      <w:r w:rsidRPr="0055433B">
        <w:rPr>
          <w:rFonts w:ascii="Times New Roman" w:hAnsi="Times New Roman" w:cs="Times New Roman"/>
          <w:i/>
          <w:iCs/>
          <w:color w:val="000000" w:themeColor="text1"/>
        </w:rPr>
        <w:t>Management Learning</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(3), 291–307. https://doi.org/10.1177/1350507611426239</w:t>
      </w:r>
    </w:p>
    <w:p w14:paraId="233EE7FA" w14:textId="77777777" w:rsidR="00486913" w:rsidRPr="0055433B" w:rsidRDefault="00266379">
      <w:pPr>
        <w:pStyle w:val="Bibliography"/>
        <w:rPr>
          <w:rFonts w:ascii="Times New Roman" w:hAnsi="Times New Roman" w:cs="Times New Roman"/>
          <w:color w:val="000000" w:themeColor="text1"/>
        </w:rPr>
      </w:pPr>
      <w:bookmarkStart w:id="1398" w:name="ref-treinLearningHeuristicsIssue2022"/>
      <w:bookmarkEnd w:id="1397"/>
      <w:r w:rsidRPr="0055433B">
        <w:rPr>
          <w:rFonts w:ascii="Times New Roman" w:hAnsi="Times New Roman" w:cs="Times New Roman"/>
          <w:color w:val="000000" w:themeColor="text1"/>
        </w:rPr>
        <w:t xml:space="preserve">Trein, P., &amp; Vagionaki, T. (2022). Learning Heuristics, Issue Salience and Polarization in the Policy Process. </w:t>
      </w:r>
      <w:r w:rsidRPr="0055433B">
        <w:rPr>
          <w:rFonts w:ascii="Times New Roman" w:hAnsi="Times New Roman" w:cs="Times New Roman"/>
          <w:i/>
          <w:iCs/>
          <w:color w:val="000000" w:themeColor="text1"/>
        </w:rPr>
        <w:t>West European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(4), 906–929. https://doi.org/10.1080/01402382.2021.1878667</w:t>
      </w:r>
    </w:p>
    <w:p w14:paraId="233EE7FB" w14:textId="77777777" w:rsidR="00486913" w:rsidRPr="0055433B" w:rsidRDefault="00266379">
      <w:pPr>
        <w:pStyle w:val="Bibliography"/>
        <w:rPr>
          <w:rFonts w:ascii="Times New Roman" w:hAnsi="Times New Roman" w:cs="Times New Roman"/>
          <w:color w:val="000000" w:themeColor="text1"/>
        </w:rPr>
      </w:pPr>
      <w:bookmarkStart w:id="1399" w:name="ref-tsebelisVetoPlayersHow2002"/>
      <w:bookmarkEnd w:id="1398"/>
      <w:r w:rsidRPr="0055433B">
        <w:rPr>
          <w:rFonts w:ascii="Times New Roman" w:hAnsi="Times New Roman" w:cs="Times New Roman"/>
          <w:color w:val="000000" w:themeColor="text1"/>
        </w:rPr>
        <w:t xml:space="preserve">Tsebelis, G. (2002). </w:t>
      </w:r>
      <w:r w:rsidRPr="0055433B">
        <w:rPr>
          <w:rFonts w:ascii="Times New Roman" w:hAnsi="Times New Roman" w:cs="Times New Roman"/>
          <w:i/>
          <w:iCs/>
          <w:color w:val="000000" w:themeColor="text1"/>
        </w:rPr>
        <w:t>Veto Players: How Political Institutions Work</w:t>
      </w:r>
      <w:r w:rsidRPr="0055433B">
        <w:rPr>
          <w:rFonts w:ascii="Times New Roman" w:hAnsi="Times New Roman" w:cs="Times New Roman"/>
          <w:color w:val="000000" w:themeColor="text1"/>
        </w:rPr>
        <w:t>. Princeton University Press.</w:t>
      </w:r>
    </w:p>
    <w:p w14:paraId="233EE7FC" w14:textId="77777777" w:rsidR="00486913" w:rsidRPr="0055433B" w:rsidRDefault="00266379">
      <w:pPr>
        <w:pStyle w:val="Bibliography"/>
        <w:rPr>
          <w:rFonts w:ascii="Times New Roman" w:hAnsi="Times New Roman" w:cs="Times New Roman"/>
          <w:color w:val="000000" w:themeColor="text1"/>
        </w:rPr>
      </w:pPr>
      <w:bookmarkStart w:id="1400" w:name="ref-tumlisonCulturalValuesTrust2019"/>
      <w:bookmarkEnd w:id="1399"/>
      <w:r w:rsidRPr="0055433B">
        <w:rPr>
          <w:rFonts w:ascii="Times New Roman" w:hAnsi="Times New Roman" w:cs="Times New Roman"/>
          <w:color w:val="000000" w:themeColor="text1"/>
        </w:rPr>
        <w:t xml:space="preserve">Tumlison, C., &amp; Song, G. (2019). Cultural Values, Trust, and Benefit-Risk Perceptions of Hydraulic Fracturing: A Comparative Analysis of Policy Elites and the General Public. </w:t>
      </w:r>
      <w:r w:rsidRPr="0055433B">
        <w:rPr>
          <w:rFonts w:ascii="Times New Roman" w:hAnsi="Times New Roman" w:cs="Times New Roman"/>
          <w:i/>
          <w:iCs/>
          <w:color w:val="000000" w:themeColor="text1"/>
        </w:rPr>
        <w:t>Risk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511–534. https://doi.org/10.1111/risa.13197</w:t>
      </w:r>
    </w:p>
    <w:p w14:paraId="233EE7FD" w14:textId="77777777" w:rsidR="00486913" w:rsidRPr="0055433B" w:rsidRDefault="00266379">
      <w:pPr>
        <w:pStyle w:val="Bibliography"/>
        <w:rPr>
          <w:rFonts w:ascii="Times New Roman" w:hAnsi="Times New Roman" w:cs="Times New Roman"/>
          <w:color w:val="000000" w:themeColor="text1"/>
        </w:rPr>
      </w:pPr>
      <w:bookmarkStart w:id="1401" w:name="ref-voldenFormalModelLearning2008"/>
      <w:bookmarkEnd w:id="1400"/>
      <w:r w:rsidRPr="0055433B">
        <w:rPr>
          <w:rFonts w:ascii="Times New Roman" w:hAnsi="Times New Roman" w:cs="Times New Roman"/>
          <w:color w:val="000000" w:themeColor="text1"/>
        </w:rPr>
        <w:t xml:space="preserve">Volden, C., Ting, M. M., &amp; Carpenter, D. P. (2008). A Formal Model of Learning and Policy Diffusion. </w:t>
      </w:r>
      <w:r w:rsidRPr="0055433B">
        <w:rPr>
          <w:rFonts w:ascii="Times New Roman" w:hAnsi="Times New Roman" w:cs="Times New Roman"/>
          <w:i/>
          <w:iCs/>
          <w:color w:val="000000" w:themeColor="text1"/>
        </w:rPr>
        <w:t>American Political Science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102</w:t>
      </w:r>
      <w:r w:rsidRPr="0055433B">
        <w:rPr>
          <w:rFonts w:ascii="Times New Roman" w:hAnsi="Times New Roman" w:cs="Times New Roman"/>
          <w:color w:val="000000" w:themeColor="text1"/>
        </w:rPr>
        <w:t>(03), 319–332. https://doi.org/10.1017/S0003055408080271</w:t>
      </w:r>
    </w:p>
    <w:p w14:paraId="233EE7FE" w14:textId="77777777" w:rsidR="00486913" w:rsidRPr="0055433B" w:rsidRDefault="00266379">
      <w:pPr>
        <w:pStyle w:val="Bibliography"/>
        <w:rPr>
          <w:rFonts w:ascii="Times New Roman" w:hAnsi="Times New Roman" w:cs="Times New Roman"/>
          <w:color w:val="000000" w:themeColor="text1"/>
        </w:rPr>
      </w:pPr>
      <w:bookmarkStart w:id="1402" w:name="ref-wagnerCanPolicyForums2020"/>
      <w:bookmarkEnd w:id="1401"/>
      <w:r w:rsidRPr="0055433B">
        <w:rPr>
          <w:rFonts w:ascii="Times New Roman" w:hAnsi="Times New Roman" w:cs="Times New Roman"/>
          <w:color w:val="000000" w:themeColor="text1"/>
        </w:rPr>
        <w:t xml:space="preserve">Wagner, P. M., &amp; Ylä-Anttila, T. (2020). Can Policy Forums Overcome Echo Chamber Effects by Enabling Policy Learning? Evidence from the Irish Climate Change Policy Network.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(2), 194–211. https://doi.org/10.1017/S0143814X18000314</w:t>
      </w:r>
    </w:p>
    <w:p w14:paraId="233EE7FF" w14:textId="77777777" w:rsidR="00486913" w:rsidRPr="0055433B" w:rsidRDefault="00266379">
      <w:pPr>
        <w:pStyle w:val="Bibliography"/>
        <w:rPr>
          <w:rFonts w:ascii="Times New Roman" w:hAnsi="Times New Roman" w:cs="Times New Roman"/>
          <w:color w:val="000000" w:themeColor="text1"/>
        </w:rPr>
      </w:pPr>
      <w:bookmarkStart w:id="1403" w:name="X7c2729e56b7a306e63639b0eadae26015e97e53"/>
      <w:bookmarkEnd w:id="1402"/>
      <w:r w:rsidRPr="0055433B">
        <w:rPr>
          <w:rFonts w:ascii="Times New Roman" w:hAnsi="Times New Roman" w:cs="Times New Roman"/>
          <w:color w:val="000000" w:themeColor="text1"/>
        </w:rPr>
        <w:t>Wai Yip So (</w:t>
      </w:r>
      <w:r w:rsidRPr="0055433B">
        <w:rPr>
          <w:rFonts w:ascii="Microsoft JhengHei" w:eastAsia="Microsoft JhengHei" w:hAnsi="Microsoft JhengHei" w:cs="Microsoft JhengHei"/>
          <w:color w:val="000000" w:themeColor="text1"/>
        </w:rPr>
        <w:t>苏伟业</w:t>
      </w:r>
      <w:r w:rsidRPr="0055433B">
        <w:rPr>
          <w:rFonts w:ascii="Times New Roman" w:hAnsi="Times New Roman" w:cs="Times New Roman"/>
          <w:color w:val="000000" w:themeColor="text1"/>
        </w:rPr>
        <w:t xml:space="preserve">), B. (2012). Learning as a Key to Citizen-centred Performance Improvement: A Comparison between the Health Service Centre and the Household Registration Office in Taipei City. </w:t>
      </w:r>
      <w:r w:rsidRPr="0055433B">
        <w:rPr>
          <w:rFonts w:ascii="Times New Roman" w:hAnsi="Times New Roman" w:cs="Times New Roman"/>
          <w:i/>
          <w:iCs/>
          <w:color w:val="000000" w:themeColor="text1"/>
        </w:rPr>
        <w:t>Australian Journal of Public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71</w:t>
      </w:r>
      <w:r w:rsidRPr="0055433B">
        <w:rPr>
          <w:rFonts w:ascii="Times New Roman" w:hAnsi="Times New Roman" w:cs="Times New Roman"/>
          <w:color w:val="000000" w:themeColor="text1"/>
        </w:rPr>
        <w:t>(2), 201–210. https://doi.org/10.1111/j.1467-8500.2012.00769.x</w:t>
      </w:r>
    </w:p>
    <w:p w14:paraId="233EE800" w14:textId="77777777" w:rsidR="00486913" w:rsidRPr="0055433B" w:rsidRDefault="00266379">
      <w:pPr>
        <w:pStyle w:val="Bibliography"/>
        <w:rPr>
          <w:rFonts w:ascii="Times New Roman" w:hAnsi="Times New Roman" w:cs="Times New Roman"/>
          <w:color w:val="000000" w:themeColor="text1"/>
        </w:rPr>
      </w:pPr>
      <w:bookmarkStart w:id="1404" w:name="X51f0c7bcf4d0593ab4c8477a2148030dd0321e7"/>
      <w:bookmarkEnd w:id="1403"/>
      <w:r w:rsidRPr="0055433B">
        <w:rPr>
          <w:rFonts w:ascii="Times New Roman" w:hAnsi="Times New Roman" w:cs="Times New Roman"/>
          <w:color w:val="000000" w:themeColor="text1"/>
        </w:rPr>
        <w:t xml:space="preserve">Walgrave, S., &amp; Dejaeghere, Y. (2016). Surviving Information Overload: How Elite Politicians Select Information.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n/a–n/a. https://doi.org/10.1111/gove.12209</w:t>
      </w:r>
    </w:p>
    <w:p w14:paraId="233EE801" w14:textId="77777777" w:rsidR="00486913" w:rsidRPr="0055433B" w:rsidRDefault="00266379">
      <w:pPr>
        <w:pStyle w:val="Bibliography"/>
        <w:rPr>
          <w:rFonts w:ascii="Times New Roman" w:hAnsi="Times New Roman" w:cs="Times New Roman"/>
          <w:color w:val="000000" w:themeColor="text1"/>
        </w:rPr>
      </w:pPr>
      <w:bookmarkStart w:id="1405" w:name="X1d787a805b061ce55e53f81ef0b0797f3381166"/>
      <w:bookmarkEnd w:id="1404"/>
      <w:r w:rsidRPr="0055433B">
        <w:rPr>
          <w:rFonts w:ascii="Times New Roman" w:hAnsi="Times New Roman" w:cs="Times New Roman"/>
          <w:color w:val="000000" w:themeColor="text1"/>
        </w:rPr>
        <w:lastRenderedPageBreak/>
        <w:t xml:space="preserve">Weible, C. M. (2008). Expert-Based Information and Policy Subsystems: A Review and Synthesis.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(4), 615–635.</w:t>
      </w:r>
    </w:p>
    <w:p w14:paraId="233EE802" w14:textId="77777777" w:rsidR="00486913" w:rsidRPr="0055433B" w:rsidRDefault="00266379">
      <w:pPr>
        <w:pStyle w:val="Bibliography"/>
        <w:rPr>
          <w:rFonts w:ascii="Times New Roman" w:hAnsi="Times New Roman" w:cs="Times New Roman"/>
          <w:color w:val="000000" w:themeColor="text1"/>
        </w:rPr>
      </w:pPr>
      <w:bookmarkStart w:id="1406" w:name="ref-weibleAdvocacyCoalitionsBeliefs2022"/>
      <w:bookmarkEnd w:id="1405"/>
      <w:r w:rsidRPr="0055433B">
        <w:rPr>
          <w:rFonts w:ascii="Times New Roman" w:hAnsi="Times New Roman" w:cs="Times New Roman"/>
          <w:color w:val="000000" w:themeColor="text1"/>
        </w:rPr>
        <w:t xml:space="preserve">Weible, C. M., Olofsson, K. L., &amp; Heikkila, T. (2023). Advocacy Coalitions, Beliefs, and Learning: An Analysis of Stability, Change, and Reinforcement.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(1), 209–229. https://doi.org/10.1111/psj.12458</w:t>
      </w:r>
    </w:p>
    <w:p w14:paraId="233EE803" w14:textId="77777777" w:rsidR="00486913" w:rsidRPr="0055433B" w:rsidRDefault="00266379">
      <w:pPr>
        <w:pStyle w:val="Bibliography"/>
        <w:rPr>
          <w:rFonts w:ascii="Times New Roman" w:hAnsi="Times New Roman" w:cs="Times New Roman"/>
          <w:color w:val="000000" w:themeColor="text1"/>
        </w:rPr>
      </w:pPr>
      <w:bookmarkStart w:id="1407" w:name="ref-weissResearchPolicyMakingLimited1986"/>
      <w:bookmarkEnd w:id="1406"/>
      <w:r w:rsidRPr="0055433B">
        <w:rPr>
          <w:rFonts w:ascii="Times New Roman" w:hAnsi="Times New Roman" w:cs="Times New Roman"/>
          <w:color w:val="000000" w:themeColor="text1"/>
        </w:rPr>
        <w:t xml:space="preserve">Weiss, C. H. (1986). Research and Policy-Making: A Limited Partnership. In F. Heller (Ed.), </w:t>
      </w:r>
      <w:r w:rsidRPr="0055433B">
        <w:rPr>
          <w:rFonts w:ascii="Times New Roman" w:hAnsi="Times New Roman" w:cs="Times New Roman"/>
          <w:i/>
          <w:iCs/>
          <w:color w:val="000000" w:themeColor="text1"/>
        </w:rPr>
        <w:t>The Use and Abuse of Social Science</w:t>
      </w:r>
      <w:r w:rsidRPr="0055433B">
        <w:rPr>
          <w:rFonts w:ascii="Times New Roman" w:hAnsi="Times New Roman" w:cs="Times New Roman"/>
          <w:color w:val="000000" w:themeColor="text1"/>
        </w:rPr>
        <w:t xml:space="preserve"> (pp. 214–235). Sage.</w:t>
      </w:r>
    </w:p>
    <w:p w14:paraId="233EE804" w14:textId="77777777" w:rsidR="00486913" w:rsidRPr="0055433B" w:rsidRDefault="00266379">
      <w:pPr>
        <w:pStyle w:val="Bibliography"/>
        <w:rPr>
          <w:rFonts w:ascii="Times New Roman" w:hAnsi="Times New Roman" w:cs="Times New Roman"/>
          <w:color w:val="000000" w:themeColor="text1"/>
        </w:rPr>
      </w:pPr>
      <w:bookmarkStart w:id="1408" w:name="ref-workmanDynamicsBureaucracyUS2015"/>
      <w:bookmarkEnd w:id="1407"/>
      <w:r w:rsidRPr="0055433B">
        <w:rPr>
          <w:rFonts w:ascii="Times New Roman" w:hAnsi="Times New Roman" w:cs="Times New Roman"/>
          <w:color w:val="000000" w:themeColor="text1"/>
        </w:rPr>
        <w:t xml:space="preserve">Workman, S. (2015). </w:t>
      </w:r>
      <w:r w:rsidRPr="0055433B">
        <w:rPr>
          <w:rFonts w:ascii="Times New Roman" w:hAnsi="Times New Roman" w:cs="Times New Roman"/>
          <w:i/>
          <w:iCs/>
          <w:color w:val="000000" w:themeColor="text1"/>
        </w:rPr>
        <w:t>The Dynamics of Bureaucracy in the US Government: How Congress and Federal Agencies Process Information and Solve Problems</w:t>
      </w:r>
      <w:r w:rsidRPr="0055433B">
        <w:rPr>
          <w:rFonts w:ascii="Times New Roman" w:hAnsi="Times New Roman" w:cs="Times New Roman"/>
          <w:color w:val="000000" w:themeColor="text1"/>
        </w:rPr>
        <w:t>. Cambridge University Press.</w:t>
      </w:r>
    </w:p>
    <w:p w14:paraId="233EE805" w14:textId="77777777" w:rsidR="00486913" w:rsidRPr="0055433B" w:rsidRDefault="00266379">
      <w:pPr>
        <w:pStyle w:val="Bibliography"/>
        <w:rPr>
          <w:rFonts w:ascii="Times New Roman" w:hAnsi="Times New Roman" w:cs="Times New Roman"/>
          <w:color w:val="000000" w:themeColor="text1"/>
        </w:rPr>
      </w:pPr>
      <w:bookmarkStart w:id="1409" w:name="X13b994182b1b2272470c3b64a9b2227f4c0d43c"/>
      <w:bookmarkEnd w:id="1408"/>
      <w:r w:rsidRPr="0055433B">
        <w:rPr>
          <w:rFonts w:ascii="Times New Roman" w:hAnsi="Times New Roman" w:cs="Times New Roman"/>
          <w:color w:val="000000" w:themeColor="text1"/>
        </w:rPr>
        <w:t xml:space="preserve">Workman, S., Jones, B. D., &amp; Jochim, A. E. (2009). Information Processing and Policy Dynamics.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(1), 75–92.</w:t>
      </w:r>
    </w:p>
    <w:p w14:paraId="233EE806" w14:textId="77777777" w:rsidR="00486913" w:rsidRPr="0055433B" w:rsidRDefault="00266379">
      <w:pPr>
        <w:pStyle w:val="Bibliography"/>
        <w:rPr>
          <w:rFonts w:ascii="Times New Roman" w:hAnsi="Times New Roman" w:cs="Times New Roman"/>
          <w:color w:val="000000" w:themeColor="text1"/>
        </w:rPr>
      </w:pPr>
      <w:bookmarkStart w:id="1410" w:name="ref-zakiHelloDarknessMy2024"/>
      <w:bookmarkEnd w:id="1409"/>
      <w:r w:rsidRPr="0055433B">
        <w:rPr>
          <w:rFonts w:ascii="Times New Roman" w:hAnsi="Times New Roman" w:cs="Times New Roman"/>
          <w:color w:val="000000" w:themeColor="text1"/>
        </w:rPr>
        <w:t xml:space="preserve">Zaki, B. L. (2024a). Hello Darkness My Old Friend: How Policy Learning Can Contribute to Value Destruction.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907–924. https://doi.org/10.1111/psj.12566</w:t>
      </w:r>
    </w:p>
    <w:p w14:paraId="233EE807" w14:textId="77777777" w:rsidR="00486913" w:rsidRPr="0055433B" w:rsidRDefault="00266379">
      <w:pPr>
        <w:pStyle w:val="Bibliography"/>
        <w:rPr>
          <w:rFonts w:ascii="Times New Roman" w:hAnsi="Times New Roman" w:cs="Times New Roman"/>
          <w:color w:val="000000" w:themeColor="text1"/>
        </w:rPr>
      </w:pPr>
      <w:bookmarkStart w:id="1411" w:name="ref-zakiPolicyLearningGovernance2024"/>
      <w:bookmarkEnd w:id="1410"/>
      <w:r w:rsidRPr="0055433B">
        <w:rPr>
          <w:rFonts w:ascii="Times New Roman" w:hAnsi="Times New Roman" w:cs="Times New Roman"/>
          <w:color w:val="000000" w:themeColor="text1"/>
        </w:rPr>
        <w:t xml:space="preserve">Zaki, B. L. (2024b). Policy Learning Governance: A New Perspective on Agency Across Policy Learning Theories.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(3), 412–429. https://doi.org/10.1332/03055736Y2023D000000018</w:t>
      </w:r>
    </w:p>
    <w:p w14:paraId="233EE808" w14:textId="77777777" w:rsidR="00486913" w:rsidRPr="0055433B" w:rsidRDefault="00266379">
      <w:pPr>
        <w:pStyle w:val="Bibliography"/>
        <w:rPr>
          <w:rFonts w:ascii="Times New Roman" w:hAnsi="Times New Roman" w:cs="Times New Roman"/>
          <w:color w:val="000000" w:themeColor="text1"/>
        </w:rPr>
      </w:pPr>
      <w:bookmarkStart w:id="1412" w:name="ref-zakiPracticingPolicyLearning2024"/>
      <w:bookmarkEnd w:id="1411"/>
      <w:r w:rsidRPr="0055433B">
        <w:rPr>
          <w:rFonts w:ascii="Times New Roman" w:hAnsi="Times New Roman" w:cs="Times New Roman"/>
          <w:color w:val="000000" w:themeColor="text1"/>
        </w:rPr>
        <w:t xml:space="preserve">Zaki, B. L. (2024c). Practicing Policy Learning During Creeping Crises: Key Principles and Considerations from the COVID-19 Crisis.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 87–104. https://doi.org/10.1080/25741292.2023.2237648</w:t>
      </w:r>
    </w:p>
    <w:p w14:paraId="233EE809" w14:textId="77777777" w:rsidR="00486913" w:rsidRPr="0055433B" w:rsidRDefault="00266379">
      <w:pPr>
        <w:pStyle w:val="Bibliography"/>
        <w:rPr>
          <w:rFonts w:ascii="Times New Roman" w:hAnsi="Times New Roman" w:cs="Times New Roman"/>
          <w:color w:val="000000" w:themeColor="text1"/>
        </w:rPr>
      </w:pPr>
      <w:bookmarkStart w:id="1413" w:name="Xe56c91e5a6e11de021ff33022420311399f0cc6"/>
      <w:bookmarkEnd w:id="1412"/>
      <w:r w:rsidRPr="0055433B">
        <w:rPr>
          <w:rFonts w:ascii="Times New Roman" w:hAnsi="Times New Roman" w:cs="Times New Roman"/>
          <w:color w:val="000000" w:themeColor="text1"/>
        </w:rPr>
        <w:t xml:space="preserve">Zaki, B. L., &amp; Dupont, C. (2024). Understanding Political Learning by Scientific Experts: A Case of EU Climate Policy.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(7), 1993–2025. https://doi.org/10.1080/13501763.2023.2290206</w:t>
      </w:r>
    </w:p>
    <w:p w14:paraId="233EE80A" w14:textId="77777777" w:rsidR="00486913" w:rsidRPr="0055433B" w:rsidRDefault="00266379">
      <w:pPr>
        <w:pStyle w:val="Bibliography"/>
        <w:rPr>
          <w:rFonts w:ascii="Times New Roman" w:hAnsi="Times New Roman" w:cs="Times New Roman"/>
          <w:color w:val="000000" w:themeColor="text1"/>
        </w:rPr>
      </w:pPr>
      <w:bookmarkStart w:id="1414" w:name="ref-zakiMeasuringPolicyLearning2024"/>
      <w:bookmarkEnd w:id="1413"/>
      <w:r w:rsidRPr="0055433B">
        <w:rPr>
          <w:rFonts w:ascii="Times New Roman" w:hAnsi="Times New Roman" w:cs="Times New Roman"/>
          <w:color w:val="000000" w:themeColor="text1"/>
        </w:rPr>
        <w:t xml:space="preserve">Zaki, B. L., &amp; Radaelli, C. M. (2024). Measuring Policy Learning: Challenges and Good Practices. </w:t>
      </w:r>
      <w:r w:rsidRPr="0055433B">
        <w:rPr>
          <w:rFonts w:ascii="Times New Roman" w:hAnsi="Times New Roman" w:cs="Times New Roman"/>
          <w:i/>
          <w:iCs/>
          <w:color w:val="000000" w:themeColor="text1"/>
        </w:rPr>
        <w:t>Perspectives on Public Management and 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(1-2), 37–46. https://doi.org/10.1093/ppmgov/gvae001</w:t>
      </w:r>
    </w:p>
    <w:p w14:paraId="233EE80B" w14:textId="77777777" w:rsidR="00486913" w:rsidRPr="0055433B" w:rsidRDefault="00266379">
      <w:pPr>
        <w:pStyle w:val="Bibliography"/>
        <w:rPr>
          <w:rFonts w:ascii="Times New Roman" w:hAnsi="Times New Roman" w:cs="Times New Roman"/>
          <w:color w:val="000000" w:themeColor="text1"/>
        </w:rPr>
      </w:pPr>
      <w:bookmarkStart w:id="1415" w:name="X030c0fad954843f6943531304b927368e037792"/>
      <w:bookmarkEnd w:id="1414"/>
      <w:r w:rsidRPr="0055433B">
        <w:rPr>
          <w:rFonts w:ascii="Times New Roman" w:hAnsi="Times New Roman" w:cs="Times New Roman"/>
          <w:color w:val="000000" w:themeColor="text1"/>
        </w:rPr>
        <w:t xml:space="preserve">Zaki, B. L., &amp; Wayenberg, E. (2021). Shopping in the Scientific Marketplace: COVID-19 Through a Policy Learning Lens.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(1), 15–32. https://doi.org/10.1080/25741292.2020.1843249</w:t>
      </w:r>
    </w:p>
    <w:p w14:paraId="233EE80C" w14:textId="77777777" w:rsidR="00486913" w:rsidRPr="0055433B" w:rsidRDefault="00266379">
      <w:pPr>
        <w:pStyle w:val="Bibliography"/>
        <w:rPr>
          <w:rFonts w:ascii="Times New Roman" w:hAnsi="Times New Roman" w:cs="Times New Roman"/>
          <w:color w:val="000000" w:themeColor="text1"/>
        </w:rPr>
      </w:pPr>
      <w:bookmarkStart w:id="1416" w:name="ref-zakiHowDoesPolicy2023"/>
      <w:bookmarkEnd w:id="1415"/>
      <w:r w:rsidRPr="0055433B">
        <w:rPr>
          <w:rFonts w:ascii="Times New Roman" w:hAnsi="Times New Roman" w:cs="Times New Roman"/>
          <w:color w:val="000000" w:themeColor="text1"/>
        </w:rPr>
        <w:t xml:space="preserve">Zaki, B. L., &amp; Wayenberg, E. (2023). How Does Policy Learning Take Place Across a Multilevel Governance Architecture During Crises?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1–25. https://doi.org/10.1332/030557321X16680922931773</w:t>
      </w:r>
    </w:p>
    <w:p w14:paraId="233EE80D" w14:textId="77777777" w:rsidR="00486913" w:rsidRPr="0055433B" w:rsidRDefault="00266379">
      <w:pPr>
        <w:pStyle w:val="Bibliography"/>
        <w:rPr>
          <w:rFonts w:ascii="Times New Roman" w:hAnsi="Times New Roman" w:cs="Times New Roman"/>
          <w:color w:val="000000" w:themeColor="text1"/>
        </w:rPr>
      </w:pPr>
      <w:bookmarkStart w:id="1417" w:name="ref-zakiSystematicReviewPolicy2022"/>
      <w:bookmarkEnd w:id="1416"/>
      <w:r w:rsidRPr="0055433B">
        <w:rPr>
          <w:rFonts w:ascii="Times New Roman" w:hAnsi="Times New Roman" w:cs="Times New Roman"/>
          <w:color w:val="000000" w:themeColor="text1"/>
        </w:rPr>
        <w:t xml:space="preserve">Zaki, B. L., Wayenberg, E., &amp; George, B. (2022). A Systematic Review of Policy Learning: Tiptoeing through a Conceptual Minefield. </w:t>
      </w:r>
      <w:r w:rsidRPr="0055433B">
        <w:rPr>
          <w:rFonts w:ascii="Times New Roman" w:hAnsi="Times New Roman" w:cs="Times New Roman"/>
          <w:i/>
          <w:iCs/>
          <w:color w:val="000000" w:themeColor="text1"/>
        </w:rPr>
        <w:t>Policy Studies Yearbook</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(1). https://doi.org/10.18278/psy.12.1.2</w:t>
      </w:r>
    </w:p>
    <w:p w14:paraId="233EE80E" w14:textId="77777777" w:rsidR="00486913" w:rsidRPr="0055433B" w:rsidRDefault="00266379">
      <w:pPr>
        <w:pStyle w:val="Bibliography"/>
        <w:rPr>
          <w:rFonts w:ascii="Times New Roman" w:hAnsi="Times New Roman" w:cs="Times New Roman"/>
          <w:color w:val="000000" w:themeColor="text1"/>
        </w:rPr>
      </w:pPr>
      <w:bookmarkStart w:id="1418" w:name="ref-zakiPolicyLearningEvidence2024"/>
      <w:bookmarkEnd w:id="1417"/>
      <w:r w:rsidRPr="0055433B">
        <w:rPr>
          <w:rFonts w:ascii="Times New Roman" w:hAnsi="Times New Roman" w:cs="Times New Roman"/>
          <w:color w:val="000000" w:themeColor="text1"/>
        </w:rPr>
        <w:t xml:space="preserve">Zaki, B., Pattyn, V., &amp; Wayenberg, E. (2024). Policy Learning from Evidence During Polycrises: A Case of EU Environmental Policy.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1–19. https://doi.org/10.1080/25741292.2024.2344822</w:t>
      </w:r>
    </w:p>
    <w:p w14:paraId="233EE80F" w14:textId="77777777" w:rsidR="00486913" w:rsidRPr="0055433B" w:rsidRDefault="00266379">
      <w:pPr>
        <w:pStyle w:val="Bibliography"/>
        <w:rPr>
          <w:rFonts w:ascii="Times New Roman" w:hAnsi="Times New Roman" w:cs="Times New Roman"/>
          <w:color w:val="000000" w:themeColor="text1"/>
        </w:rPr>
      </w:pPr>
      <w:bookmarkStart w:id="1419" w:name="ref-zitoEuropeanAgenciesAgents2009"/>
      <w:bookmarkEnd w:id="1418"/>
      <w:r w:rsidRPr="0055433B">
        <w:rPr>
          <w:rFonts w:ascii="Times New Roman" w:hAnsi="Times New Roman" w:cs="Times New Roman"/>
          <w:color w:val="000000" w:themeColor="text1"/>
        </w:rPr>
        <w:t xml:space="preserve">Zito, A. (2009). European Agencies as Agents of Governance and EU Learning.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16</w:t>
      </w:r>
      <w:r w:rsidRPr="0055433B">
        <w:rPr>
          <w:rFonts w:ascii="Times New Roman" w:hAnsi="Times New Roman" w:cs="Times New Roman"/>
          <w:color w:val="000000" w:themeColor="text1"/>
        </w:rPr>
        <w:t>(8), 1224–1243. https://doi.org/10.1080/13501760903332795</w:t>
      </w:r>
      <w:bookmarkEnd w:id="1237"/>
      <w:bookmarkEnd w:id="1240"/>
      <w:bookmarkEnd w:id="1419"/>
    </w:p>
    <w:sectPr w:rsidR="00486913" w:rsidRPr="0055433B" w:rsidSect="00623F44">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FB40" w14:textId="77777777" w:rsidR="009047E3" w:rsidRDefault="009047E3">
      <w:pPr>
        <w:spacing w:after="0" w:line="240" w:lineRule="auto"/>
      </w:pPr>
      <w:r>
        <w:separator/>
      </w:r>
    </w:p>
  </w:endnote>
  <w:endnote w:type="continuationSeparator" w:id="0">
    <w:p w14:paraId="26BF100E" w14:textId="77777777" w:rsidR="009047E3" w:rsidRDefault="00904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4724"/>
      <w:docPartObj>
        <w:docPartGallery w:val="Page Numbers (Bottom of Page)"/>
        <w:docPartUnique/>
      </w:docPartObj>
    </w:sdtPr>
    <w:sdtEndPr>
      <w:rPr>
        <w:noProof/>
      </w:rPr>
    </w:sdtEndPr>
    <w:sdtContent>
      <w:p w14:paraId="233EE81C" w14:textId="77777777" w:rsidR="00406786" w:rsidRDefault="0040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3EE81D" w14:textId="77777777" w:rsidR="00406786" w:rsidRDefault="0040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9545" w14:textId="77777777" w:rsidR="009047E3" w:rsidRDefault="009047E3">
      <w:pPr>
        <w:spacing w:after="0" w:line="240" w:lineRule="auto"/>
      </w:pPr>
      <w:r>
        <w:separator/>
      </w:r>
    </w:p>
  </w:footnote>
  <w:footnote w:type="continuationSeparator" w:id="0">
    <w:p w14:paraId="5BF4EF2E" w14:textId="77777777" w:rsidR="009047E3" w:rsidRDefault="009047E3">
      <w:pPr>
        <w:spacing w:after="0" w:line="240" w:lineRule="auto"/>
      </w:pPr>
      <w:r>
        <w:continuationSeparator/>
      </w:r>
    </w:p>
  </w:footnote>
  <w:footnote w:id="1">
    <w:p w14:paraId="233EE81E" w14:textId="607F1FC6" w:rsidR="00486913" w:rsidRPr="00462584" w:rsidRDefault="001B54B5">
      <w:pPr>
        <w:rPr>
          <w:rFonts w:ascii="Times New Roman" w:hAnsi="Times New Roman" w:cs="Times New Roman"/>
          <w:sz w:val="20"/>
          <w:szCs w:val="20"/>
        </w:rPr>
      </w:pPr>
      <w:del w:id="797" w:author="Bishoy Zaki" w:date="2026-02-16T14:24:00Z" w16du:dateUtc="2026-02-16T13:24:00Z">
        <w:r w:rsidRPr="00462584">
          <w:rPr>
            <w:rFonts w:ascii="Times New Roman" w:hAnsi="Times New Roman" w:cs="Times New Roman"/>
            <w:sz w:val="20"/>
            <w:szCs w:val="20"/>
          </w:rPr>
          <w:footnoteRef/>
        </w:r>
        <w:r w:rsidRPr="00462584">
          <w:rPr>
            <w:rFonts w:ascii="Times New Roman" w:hAnsi="Times New Roman" w:cs="Times New Roman"/>
            <w:sz w:val="20"/>
            <w:szCs w:val="20"/>
          </w:rPr>
          <w:delText xml:space="preserve"> There are also other learning types not shown in </w:delText>
        </w:r>
        <w:r w:rsidR="00486913">
          <w:fldChar w:fldCharType="begin"/>
        </w:r>
        <w:r w:rsidR="00486913">
          <w:delInstrText>HYPERLINK \l "tbl-learn-descript" \h</w:delInstrText>
        </w:r>
        <w:r w:rsidR="00486913">
          <w:fldChar w:fldCharType="separate"/>
        </w:r>
        <w:r w:rsidR="00486913" w:rsidRPr="00462584">
          <w:rPr>
            <w:rFonts w:ascii="Times New Roman" w:hAnsi="Times New Roman" w:cs="Times New Roman"/>
            <w:sz w:val="20"/>
            <w:szCs w:val="20"/>
          </w:rPr>
          <w:delText>Table 2.3</w:delText>
        </w:r>
        <w:r w:rsidR="00486913">
          <w:fldChar w:fldCharType="end"/>
        </w:r>
        <w:r w:rsidRPr="00462584">
          <w:rPr>
            <w:rFonts w:ascii="Times New Roman" w:hAnsi="Times New Roman" w:cs="Times New Roman"/>
            <w:sz w:val="20"/>
            <w:szCs w:val="20"/>
          </w:rPr>
          <w:delText>, including strategic learning focused on learning about policies and procedures that fulfill compliance mandates or externally generated objectives (Common &amp; Gheorghe, 2019), and managerial learning focused on updated understandings of policy implementation arrangements (Biegelbauer, 2016).</w:delText>
        </w:r>
      </w:del>
    </w:p>
  </w:footnote>
  <w:footnote w:id="2">
    <w:p w14:paraId="233EE81F" w14:textId="77777777" w:rsidR="00486913" w:rsidRPr="00CF1AFC" w:rsidRDefault="00266379">
      <w:pPr>
        <w:jc w:val="both"/>
        <w:rPr>
          <w:rFonts w:ascii="Times New Roman" w:hAnsi="Times New Roman" w:cs="Times New Roman"/>
          <w:sz w:val="20"/>
          <w:szCs w:val="20"/>
        </w:rPr>
        <w:pPrChange w:id="930" w:author="Bishoy Zaki" w:date="2026-02-16T14:24:00Z" w16du:dateUtc="2026-02-16T13:24:00Z">
          <w:pPr/>
        </w:pPrChange>
      </w:pPr>
      <w:r w:rsidRPr="00CF1AFC">
        <w:rPr>
          <w:rFonts w:ascii="Times New Roman" w:hAnsi="Times New Roman" w:cs="Times New Roman"/>
          <w:sz w:val="20"/>
          <w:szCs w:val="20"/>
        </w:rPr>
        <w:footnoteRef/>
      </w:r>
      <w:r w:rsidRPr="00CF1AFC">
        <w:rPr>
          <w:rFonts w:ascii="Times New Roman" w:hAnsi="Times New Roman" w:cs="Times New Roman"/>
          <w:sz w:val="20"/>
          <w:szCs w:val="20"/>
        </w:rPr>
        <w:t xml:space="preserve"> Another possible outcome is a back-lash or boomerang effect, where beliefs move in the opposite direction of the information (Druckman &amp; McGrath, 2019; Hart &amp; Nisbet, 2012). However, in our conceptualization learning from information processing only occurs when the posterior beliefs are congruent with the information, therefore a boomerang effect would not be considered learning even though it is in response to information.</w:t>
      </w:r>
    </w:p>
  </w:footnote>
  <w:footnote w:id="3">
    <w:p w14:paraId="233EE820" w14:textId="77777777" w:rsidR="00486913" w:rsidRPr="007A44F3" w:rsidRDefault="00266379">
      <w:pPr>
        <w:rPr>
          <w:rFonts w:ascii="Times New Roman" w:hAnsi="Times New Roman" w:cs="Times New Roman"/>
          <w:sz w:val="20"/>
          <w:szCs w:val="20"/>
        </w:rPr>
      </w:pPr>
      <w:r w:rsidRPr="007A44F3">
        <w:rPr>
          <w:rFonts w:ascii="Times New Roman" w:hAnsi="Times New Roman" w:cs="Times New Roman"/>
          <w:sz w:val="20"/>
          <w:szCs w:val="20"/>
        </w:rPr>
        <w:footnoteRef/>
      </w:r>
      <w:r w:rsidRPr="007A44F3">
        <w:rPr>
          <w:rFonts w:ascii="Times New Roman" w:hAnsi="Times New Roman" w:cs="Times New Roman"/>
          <w:sz w:val="20"/>
          <w:szCs w:val="20"/>
        </w:rPr>
        <w:t xml:space="preserve"> Some years are missing due to question wording changes.</w:t>
      </w:r>
    </w:p>
  </w:footnote>
  <w:footnote w:id="4">
    <w:p w14:paraId="233EE821" w14:textId="77777777" w:rsidR="00486913" w:rsidRPr="007A44F3" w:rsidRDefault="00266379">
      <w:pPr>
        <w:rPr>
          <w:rFonts w:ascii="Times New Roman" w:hAnsi="Times New Roman" w:cs="Times New Roman"/>
          <w:sz w:val="20"/>
          <w:szCs w:val="20"/>
        </w:rPr>
      </w:pPr>
      <w:r w:rsidRPr="007A44F3">
        <w:rPr>
          <w:rFonts w:ascii="Times New Roman" w:hAnsi="Times New Roman" w:cs="Times New Roman"/>
          <w:sz w:val="20"/>
          <w:szCs w:val="20"/>
        </w:rPr>
        <w:footnoteRef/>
      </w:r>
      <w:r w:rsidRPr="007A44F3">
        <w:rPr>
          <w:rFonts w:ascii="Times New Roman" w:hAnsi="Times New Roman" w:cs="Times New Roman"/>
          <w:sz w:val="20"/>
          <w:szCs w:val="20"/>
        </w:rPr>
        <w:t xml:space="preserve"> We do not have a measure of secondary beliefs, rather we assume that secondary beliefs are implied by policy preferences.</w:t>
      </w:r>
    </w:p>
  </w:footnote>
  <w:footnote w:id="5">
    <w:p w14:paraId="233EE822" w14:textId="0CE107A2" w:rsidR="00486913" w:rsidRPr="004D4439" w:rsidRDefault="00266379">
      <w:pPr>
        <w:rPr>
          <w:rFonts w:ascii="Times New Roman" w:hAnsi="Times New Roman" w:cs="Times New Roman"/>
          <w:sz w:val="20"/>
          <w:szCs w:val="20"/>
        </w:rPr>
      </w:pPr>
      <w:r w:rsidRPr="006F00A0">
        <w:rPr>
          <w:rFonts w:ascii="Times New Roman" w:hAnsi="Times New Roman"/>
          <w:sz w:val="20"/>
          <w:vertAlign w:val="superscript"/>
          <w:rPrChange w:id="1020" w:author="Bishoy Zaki" w:date="2026-02-16T14:24:00Z" w16du:dateUtc="2026-02-16T13:24:00Z">
            <w:rPr>
              <w:rFonts w:ascii="Times New Roman" w:hAnsi="Times New Roman"/>
              <w:sz w:val="20"/>
            </w:rPr>
          </w:rPrChange>
        </w:rPr>
        <w:footnoteRef/>
      </w:r>
      <w:r w:rsidRPr="006F00A0">
        <w:rPr>
          <w:rFonts w:ascii="Times New Roman" w:hAnsi="Times New Roman"/>
          <w:sz w:val="20"/>
          <w:vertAlign w:val="superscript"/>
          <w:rPrChange w:id="1021" w:author="Bishoy Zaki" w:date="2026-02-16T14:24:00Z" w16du:dateUtc="2026-02-16T13:24:00Z">
            <w:rPr>
              <w:rFonts w:ascii="Times New Roman" w:hAnsi="Times New Roman"/>
              <w:sz w:val="20"/>
            </w:rPr>
          </w:rPrChange>
        </w:rPr>
        <w:t xml:space="preserve"> </w:t>
      </w:r>
      <w:r w:rsidRPr="004D4439">
        <w:rPr>
          <w:rFonts w:ascii="Times New Roman" w:hAnsi="Times New Roman" w:cs="Times New Roman"/>
          <w:sz w:val="20"/>
          <w:szCs w:val="20"/>
        </w:rPr>
        <w:t xml:space="preserve">For the path analysis we used the standardized coefficients from the OLS regression shown in </w:t>
      </w:r>
      <w:hyperlink w:anchor="tbl-results">
        <w:r w:rsidR="00486913" w:rsidRPr="004D4439">
          <w:rPr>
            <w:rFonts w:ascii="Times New Roman" w:hAnsi="Times New Roman" w:cs="Times New Roman"/>
            <w:sz w:val="20"/>
            <w:szCs w:val="20"/>
          </w:rPr>
          <w:t>Table 4.2</w:t>
        </w:r>
      </w:hyperlink>
      <w:r w:rsidRPr="004D4439">
        <w:rPr>
          <w:rFonts w:ascii="Times New Roman" w:hAnsi="Times New Roman" w:cs="Times New Roman"/>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490A" w14:textId="77777777" w:rsidR="00FD40C2" w:rsidRDefault="00FD4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C9D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5C1C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55B4946"/>
    <w:multiLevelType w:val="hybridMultilevel"/>
    <w:tmpl w:val="9BC0C12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F701E"/>
    <w:multiLevelType w:val="hybridMultilevel"/>
    <w:tmpl w:val="ACA4ADC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B1D3E"/>
    <w:multiLevelType w:val="multilevel"/>
    <w:tmpl w:val="D29C26B6"/>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29226883">
    <w:abstractNumId w:val="4"/>
  </w:num>
  <w:num w:numId="2" w16cid:durableId="1849296831">
    <w:abstractNumId w:val="3"/>
  </w:num>
  <w:num w:numId="3" w16cid:durableId="168640127">
    <w:abstractNumId w:val="2"/>
  </w:num>
  <w:num w:numId="4" w16cid:durableId="1834223923">
    <w:abstractNumId w:val="0"/>
  </w:num>
  <w:num w:numId="5" w16cid:durableId="1465347314">
    <w:abstractNumId w:val="1"/>
  </w:num>
  <w:num w:numId="6" w16cid:durableId="938870567">
    <w:abstractNumId w:val="1"/>
  </w:num>
  <w:num w:numId="7" w16cid:durableId="1339625693">
    <w:abstractNumId w:val="1"/>
  </w:num>
  <w:num w:numId="8" w16cid:durableId="1111051744">
    <w:abstractNumId w:val="1"/>
  </w:num>
  <w:num w:numId="9" w16cid:durableId="111898238">
    <w:abstractNumId w:val="1"/>
  </w:num>
  <w:num w:numId="10" w16cid:durableId="1896356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F"/>
    <w:rsid w:val="00000697"/>
    <w:rsid w:val="00002F57"/>
    <w:rsid w:val="00003213"/>
    <w:rsid w:val="000043C1"/>
    <w:rsid w:val="000043EE"/>
    <w:rsid w:val="00004769"/>
    <w:rsid w:val="000048C8"/>
    <w:rsid w:val="000049A3"/>
    <w:rsid w:val="00004A4F"/>
    <w:rsid w:val="00005DC0"/>
    <w:rsid w:val="0000713A"/>
    <w:rsid w:val="0001041D"/>
    <w:rsid w:val="00010B0E"/>
    <w:rsid w:val="00011F3D"/>
    <w:rsid w:val="00012426"/>
    <w:rsid w:val="00012EC3"/>
    <w:rsid w:val="00013502"/>
    <w:rsid w:val="00013B68"/>
    <w:rsid w:val="00013C09"/>
    <w:rsid w:val="00015D7C"/>
    <w:rsid w:val="0001702B"/>
    <w:rsid w:val="00017604"/>
    <w:rsid w:val="000177D3"/>
    <w:rsid w:val="00020C65"/>
    <w:rsid w:val="000212AE"/>
    <w:rsid w:val="000226D8"/>
    <w:rsid w:val="00023156"/>
    <w:rsid w:val="00023691"/>
    <w:rsid w:val="0002399F"/>
    <w:rsid w:val="0002414F"/>
    <w:rsid w:val="00024AE3"/>
    <w:rsid w:val="00024D0E"/>
    <w:rsid w:val="00025680"/>
    <w:rsid w:val="00025881"/>
    <w:rsid w:val="000262A2"/>
    <w:rsid w:val="00026BDE"/>
    <w:rsid w:val="00027619"/>
    <w:rsid w:val="00027835"/>
    <w:rsid w:val="00030B6F"/>
    <w:rsid w:val="00031E5C"/>
    <w:rsid w:val="00032ECF"/>
    <w:rsid w:val="00032F7B"/>
    <w:rsid w:val="0003551D"/>
    <w:rsid w:val="00035EEC"/>
    <w:rsid w:val="000367A8"/>
    <w:rsid w:val="000373E9"/>
    <w:rsid w:val="00040999"/>
    <w:rsid w:val="00040C2A"/>
    <w:rsid w:val="00041323"/>
    <w:rsid w:val="00042623"/>
    <w:rsid w:val="00043249"/>
    <w:rsid w:val="00043EB9"/>
    <w:rsid w:val="00044E86"/>
    <w:rsid w:val="00045697"/>
    <w:rsid w:val="0004638C"/>
    <w:rsid w:val="0004702C"/>
    <w:rsid w:val="00047626"/>
    <w:rsid w:val="00050DB7"/>
    <w:rsid w:val="00051656"/>
    <w:rsid w:val="00055C26"/>
    <w:rsid w:val="00056684"/>
    <w:rsid w:val="00056FCF"/>
    <w:rsid w:val="00057CAA"/>
    <w:rsid w:val="00060889"/>
    <w:rsid w:val="00060F76"/>
    <w:rsid w:val="0006133A"/>
    <w:rsid w:val="00061E46"/>
    <w:rsid w:val="00062DDF"/>
    <w:rsid w:val="00064275"/>
    <w:rsid w:val="00065BD6"/>
    <w:rsid w:val="00065F90"/>
    <w:rsid w:val="0006710A"/>
    <w:rsid w:val="00067268"/>
    <w:rsid w:val="00067765"/>
    <w:rsid w:val="00067E14"/>
    <w:rsid w:val="00071B24"/>
    <w:rsid w:val="0007330D"/>
    <w:rsid w:val="000743FD"/>
    <w:rsid w:val="00075F58"/>
    <w:rsid w:val="00075FAE"/>
    <w:rsid w:val="00077D9D"/>
    <w:rsid w:val="00080510"/>
    <w:rsid w:val="00080F5D"/>
    <w:rsid w:val="000811DB"/>
    <w:rsid w:val="00082D57"/>
    <w:rsid w:val="00084083"/>
    <w:rsid w:val="000850C8"/>
    <w:rsid w:val="000858F3"/>
    <w:rsid w:val="0008606C"/>
    <w:rsid w:val="00090C9C"/>
    <w:rsid w:val="000918ED"/>
    <w:rsid w:val="000934AC"/>
    <w:rsid w:val="00094BA3"/>
    <w:rsid w:val="000971D0"/>
    <w:rsid w:val="00097DD9"/>
    <w:rsid w:val="000A0095"/>
    <w:rsid w:val="000A1A48"/>
    <w:rsid w:val="000A3ACE"/>
    <w:rsid w:val="000A4AB4"/>
    <w:rsid w:val="000A6C4F"/>
    <w:rsid w:val="000B4C08"/>
    <w:rsid w:val="000B5A23"/>
    <w:rsid w:val="000B5D15"/>
    <w:rsid w:val="000B666C"/>
    <w:rsid w:val="000B6763"/>
    <w:rsid w:val="000C0C4F"/>
    <w:rsid w:val="000C2EFD"/>
    <w:rsid w:val="000C44D2"/>
    <w:rsid w:val="000C4CE9"/>
    <w:rsid w:val="000C5574"/>
    <w:rsid w:val="000C5A9A"/>
    <w:rsid w:val="000C5F48"/>
    <w:rsid w:val="000C675D"/>
    <w:rsid w:val="000C6CDF"/>
    <w:rsid w:val="000C7A43"/>
    <w:rsid w:val="000D06BF"/>
    <w:rsid w:val="000D20A5"/>
    <w:rsid w:val="000D27A4"/>
    <w:rsid w:val="000D35DC"/>
    <w:rsid w:val="000D481D"/>
    <w:rsid w:val="000D572C"/>
    <w:rsid w:val="000E1C2A"/>
    <w:rsid w:val="000E2DDE"/>
    <w:rsid w:val="000E2F45"/>
    <w:rsid w:val="000E4850"/>
    <w:rsid w:val="000E7470"/>
    <w:rsid w:val="000E7F0D"/>
    <w:rsid w:val="000F0E66"/>
    <w:rsid w:val="000F191A"/>
    <w:rsid w:val="000F4CB9"/>
    <w:rsid w:val="000F5749"/>
    <w:rsid w:val="000F79D0"/>
    <w:rsid w:val="001016EE"/>
    <w:rsid w:val="00101EC4"/>
    <w:rsid w:val="001025E8"/>
    <w:rsid w:val="00102B98"/>
    <w:rsid w:val="00103128"/>
    <w:rsid w:val="00103D4B"/>
    <w:rsid w:val="0010746A"/>
    <w:rsid w:val="001074A1"/>
    <w:rsid w:val="00112A75"/>
    <w:rsid w:val="00112CAD"/>
    <w:rsid w:val="00114C59"/>
    <w:rsid w:val="0011666F"/>
    <w:rsid w:val="00117A37"/>
    <w:rsid w:val="00117A56"/>
    <w:rsid w:val="00117B90"/>
    <w:rsid w:val="00120449"/>
    <w:rsid w:val="0012282B"/>
    <w:rsid w:val="001229FC"/>
    <w:rsid w:val="00123C07"/>
    <w:rsid w:val="001240E8"/>
    <w:rsid w:val="0012532C"/>
    <w:rsid w:val="00125630"/>
    <w:rsid w:val="001259A8"/>
    <w:rsid w:val="001265EA"/>
    <w:rsid w:val="001276E5"/>
    <w:rsid w:val="001304F2"/>
    <w:rsid w:val="001305EF"/>
    <w:rsid w:val="00130A46"/>
    <w:rsid w:val="0013189B"/>
    <w:rsid w:val="0013389C"/>
    <w:rsid w:val="001371A1"/>
    <w:rsid w:val="001403FA"/>
    <w:rsid w:val="001420F5"/>
    <w:rsid w:val="001438C0"/>
    <w:rsid w:val="00144190"/>
    <w:rsid w:val="0014579A"/>
    <w:rsid w:val="00146237"/>
    <w:rsid w:val="00146E64"/>
    <w:rsid w:val="001524D2"/>
    <w:rsid w:val="001526CD"/>
    <w:rsid w:val="00155735"/>
    <w:rsid w:val="00155DCE"/>
    <w:rsid w:val="00156D14"/>
    <w:rsid w:val="0015774C"/>
    <w:rsid w:val="00160B87"/>
    <w:rsid w:val="0016243F"/>
    <w:rsid w:val="001632F5"/>
    <w:rsid w:val="00163E1A"/>
    <w:rsid w:val="00164D2C"/>
    <w:rsid w:val="00171393"/>
    <w:rsid w:val="00171722"/>
    <w:rsid w:val="00171CBE"/>
    <w:rsid w:val="00172C27"/>
    <w:rsid w:val="00174143"/>
    <w:rsid w:val="001747CA"/>
    <w:rsid w:val="00175540"/>
    <w:rsid w:val="001760D6"/>
    <w:rsid w:val="001766FF"/>
    <w:rsid w:val="00177282"/>
    <w:rsid w:val="001773F2"/>
    <w:rsid w:val="00180805"/>
    <w:rsid w:val="0018095E"/>
    <w:rsid w:val="0018135D"/>
    <w:rsid w:val="001818B1"/>
    <w:rsid w:val="00182350"/>
    <w:rsid w:val="00182503"/>
    <w:rsid w:val="0018317B"/>
    <w:rsid w:val="00183B0E"/>
    <w:rsid w:val="00183C8D"/>
    <w:rsid w:val="00184C93"/>
    <w:rsid w:val="00187852"/>
    <w:rsid w:val="00192029"/>
    <w:rsid w:val="0019268F"/>
    <w:rsid w:val="0019436D"/>
    <w:rsid w:val="001968B9"/>
    <w:rsid w:val="0019739B"/>
    <w:rsid w:val="001A06A7"/>
    <w:rsid w:val="001A2748"/>
    <w:rsid w:val="001A3E69"/>
    <w:rsid w:val="001A5A42"/>
    <w:rsid w:val="001A69D2"/>
    <w:rsid w:val="001B1A2B"/>
    <w:rsid w:val="001B1D56"/>
    <w:rsid w:val="001B34F9"/>
    <w:rsid w:val="001B3787"/>
    <w:rsid w:val="001B3C8E"/>
    <w:rsid w:val="001B3EC3"/>
    <w:rsid w:val="001B42DC"/>
    <w:rsid w:val="001B46F1"/>
    <w:rsid w:val="001B4A05"/>
    <w:rsid w:val="001B54B5"/>
    <w:rsid w:val="001B7628"/>
    <w:rsid w:val="001C047B"/>
    <w:rsid w:val="001C0A62"/>
    <w:rsid w:val="001C4116"/>
    <w:rsid w:val="001C43FB"/>
    <w:rsid w:val="001C4A21"/>
    <w:rsid w:val="001C5528"/>
    <w:rsid w:val="001C63A0"/>
    <w:rsid w:val="001C70C2"/>
    <w:rsid w:val="001D0D3C"/>
    <w:rsid w:val="001D127E"/>
    <w:rsid w:val="001D1550"/>
    <w:rsid w:val="001D1685"/>
    <w:rsid w:val="001D2759"/>
    <w:rsid w:val="001D60B8"/>
    <w:rsid w:val="001D7B12"/>
    <w:rsid w:val="001D7BDC"/>
    <w:rsid w:val="001E066B"/>
    <w:rsid w:val="001E19DC"/>
    <w:rsid w:val="001E2BAC"/>
    <w:rsid w:val="001E377F"/>
    <w:rsid w:val="001E489F"/>
    <w:rsid w:val="001E5113"/>
    <w:rsid w:val="001E5DF5"/>
    <w:rsid w:val="001E682F"/>
    <w:rsid w:val="001E6B7D"/>
    <w:rsid w:val="001E6C9C"/>
    <w:rsid w:val="001E700B"/>
    <w:rsid w:val="001E7092"/>
    <w:rsid w:val="001F4D15"/>
    <w:rsid w:val="001F4FD6"/>
    <w:rsid w:val="001F559E"/>
    <w:rsid w:val="001F7536"/>
    <w:rsid w:val="00200717"/>
    <w:rsid w:val="00200789"/>
    <w:rsid w:val="00200886"/>
    <w:rsid w:val="002027B1"/>
    <w:rsid w:val="00202D61"/>
    <w:rsid w:val="0020406F"/>
    <w:rsid w:val="002048DF"/>
    <w:rsid w:val="00205CD9"/>
    <w:rsid w:val="00211354"/>
    <w:rsid w:val="00211B3D"/>
    <w:rsid w:val="0021220E"/>
    <w:rsid w:val="002145F7"/>
    <w:rsid w:val="002153FB"/>
    <w:rsid w:val="00215E0E"/>
    <w:rsid w:val="00216422"/>
    <w:rsid w:val="00220FC4"/>
    <w:rsid w:val="00222B24"/>
    <w:rsid w:val="002230A7"/>
    <w:rsid w:val="00223F03"/>
    <w:rsid w:val="0023059D"/>
    <w:rsid w:val="00230C00"/>
    <w:rsid w:val="00230E02"/>
    <w:rsid w:val="00231350"/>
    <w:rsid w:val="00231406"/>
    <w:rsid w:val="00232789"/>
    <w:rsid w:val="00233729"/>
    <w:rsid w:val="00233F8E"/>
    <w:rsid w:val="00234664"/>
    <w:rsid w:val="00235AA5"/>
    <w:rsid w:val="0023707C"/>
    <w:rsid w:val="0023728C"/>
    <w:rsid w:val="00237566"/>
    <w:rsid w:val="00240203"/>
    <w:rsid w:val="00242DCB"/>
    <w:rsid w:val="00244171"/>
    <w:rsid w:val="002479E7"/>
    <w:rsid w:val="0025034E"/>
    <w:rsid w:val="0025240B"/>
    <w:rsid w:val="00252CE6"/>
    <w:rsid w:val="002550CD"/>
    <w:rsid w:val="002559A3"/>
    <w:rsid w:val="00256B03"/>
    <w:rsid w:val="00256D7D"/>
    <w:rsid w:val="0026134F"/>
    <w:rsid w:val="00263371"/>
    <w:rsid w:val="00264800"/>
    <w:rsid w:val="00265C14"/>
    <w:rsid w:val="00266379"/>
    <w:rsid w:val="002664D1"/>
    <w:rsid w:val="00267E21"/>
    <w:rsid w:val="002705CA"/>
    <w:rsid w:val="002718D2"/>
    <w:rsid w:val="002754F0"/>
    <w:rsid w:val="00276672"/>
    <w:rsid w:val="0027685F"/>
    <w:rsid w:val="00276BFD"/>
    <w:rsid w:val="00280006"/>
    <w:rsid w:val="002817CC"/>
    <w:rsid w:val="00282B30"/>
    <w:rsid w:val="002837A7"/>
    <w:rsid w:val="00283E1C"/>
    <w:rsid w:val="00284441"/>
    <w:rsid w:val="0028482B"/>
    <w:rsid w:val="00284B35"/>
    <w:rsid w:val="002854C0"/>
    <w:rsid w:val="00285A3C"/>
    <w:rsid w:val="00286B87"/>
    <w:rsid w:val="002877CD"/>
    <w:rsid w:val="0029295A"/>
    <w:rsid w:val="0029305E"/>
    <w:rsid w:val="00293E69"/>
    <w:rsid w:val="00293FCA"/>
    <w:rsid w:val="00294927"/>
    <w:rsid w:val="00295787"/>
    <w:rsid w:val="00295AC5"/>
    <w:rsid w:val="002A084A"/>
    <w:rsid w:val="002A27C7"/>
    <w:rsid w:val="002A3D92"/>
    <w:rsid w:val="002A466F"/>
    <w:rsid w:val="002A793E"/>
    <w:rsid w:val="002B0B98"/>
    <w:rsid w:val="002B5A6F"/>
    <w:rsid w:val="002B620C"/>
    <w:rsid w:val="002B78CF"/>
    <w:rsid w:val="002C05C0"/>
    <w:rsid w:val="002C0B62"/>
    <w:rsid w:val="002C0DED"/>
    <w:rsid w:val="002C2BA1"/>
    <w:rsid w:val="002C3690"/>
    <w:rsid w:val="002C660C"/>
    <w:rsid w:val="002C77E3"/>
    <w:rsid w:val="002D21D6"/>
    <w:rsid w:val="002D4936"/>
    <w:rsid w:val="002D51F5"/>
    <w:rsid w:val="002D5E06"/>
    <w:rsid w:val="002D7636"/>
    <w:rsid w:val="002D77BD"/>
    <w:rsid w:val="002E0079"/>
    <w:rsid w:val="002E1894"/>
    <w:rsid w:val="002E4908"/>
    <w:rsid w:val="002E6DED"/>
    <w:rsid w:val="002E763C"/>
    <w:rsid w:val="002E7C40"/>
    <w:rsid w:val="002F373D"/>
    <w:rsid w:val="002F4498"/>
    <w:rsid w:val="002F5972"/>
    <w:rsid w:val="002F5BE0"/>
    <w:rsid w:val="002F5DC3"/>
    <w:rsid w:val="002F7AF2"/>
    <w:rsid w:val="003000A1"/>
    <w:rsid w:val="003017C0"/>
    <w:rsid w:val="00302AD6"/>
    <w:rsid w:val="00302F30"/>
    <w:rsid w:val="00303A49"/>
    <w:rsid w:val="00304AB3"/>
    <w:rsid w:val="003053E0"/>
    <w:rsid w:val="003065CE"/>
    <w:rsid w:val="003104A3"/>
    <w:rsid w:val="00310826"/>
    <w:rsid w:val="0031314D"/>
    <w:rsid w:val="003134A7"/>
    <w:rsid w:val="00314902"/>
    <w:rsid w:val="00314A80"/>
    <w:rsid w:val="00315092"/>
    <w:rsid w:val="003158B1"/>
    <w:rsid w:val="0031643B"/>
    <w:rsid w:val="003164E6"/>
    <w:rsid w:val="00316778"/>
    <w:rsid w:val="003176C4"/>
    <w:rsid w:val="00320319"/>
    <w:rsid w:val="00323171"/>
    <w:rsid w:val="00323240"/>
    <w:rsid w:val="003247C2"/>
    <w:rsid w:val="003259D5"/>
    <w:rsid w:val="00325B2D"/>
    <w:rsid w:val="00325EAD"/>
    <w:rsid w:val="00327335"/>
    <w:rsid w:val="00327FF3"/>
    <w:rsid w:val="00331B6B"/>
    <w:rsid w:val="00331DD8"/>
    <w:rsid w:val="0033575C"/>
    <w:rsid w:val="00341E49"/>
    <w:rsid w:val="00342C1E"/>
    <w:rsid w:val="00343DEC"/>
    <w:rsid w:val="00344482"/>
    <w:rsid w:val="00345450"/>
    <w:rsid w:val="00346DB9"/>
    <w:rsid w:val="00347408"/>
    <w:rsid w:val="00347748"/>
    <w:rsid w:val="00351DF8"/>
    <w:rsid w:val="00351E8E"/>
    <w:rsid w:val="003526A3"/>
    <w:rsid w:val="00354016"/>
    <w:rsid w:val="00354F36"/>
    <w:rsid w:val="00356361"/>
    <w:rsid w:val="00356992"/>
    <w:rsid w:val="00357218"/>
    <w:rsid w:val="003572DC"/>
    <w:rsid w:val="0036005B"/>
    <w:rsid w:val="00361428"/>
    <w:rsid w:val="00361A48"/>
    <w:rsid w:val="0036362F"/>
    <w:rsid w:val="0036400C"/>
    <w:rsid w:val="00364942"/>
    <w:rsid w:val="003661DF"/>
    <w:rsid w:val="00366D74"/>
    <w:rsid w:val="00367081"/>
    <w:rsid w:val="00370012"/>
    <w:rsid w:val="00373607"/>
    <w:rsid w:val="00373742"/>
    <w:rsid w:val="00373DEB"/>
    <w:rsid w:val="00374416"/>
    <w:rsid w:val="00375FED"/>
    <w:rsid w:val="00376E04"/>
    <w:rsid w:val="00380788"/>
    <w:rsid w:val="00381C54"/>
    <w:rsid w:val="00383453"/>
    <w:rsid w:val="00385045"/>
    <w:rsid w:val="0038648E"/>
    <w:rsid w:val="003872D8"/>
    <w:rsid w:val="003873DE"/>
    <w:rsid w:val="00387EBB"/>
    <w:rsid w:val="00390B3E"/>
    <w:rsid w:val="003911DC"/>
    <w:rsid w:val="00392A14"/>
    <w:rsid w:val="00392E02"/>
    <w:rsid w:val="00393725"/>
    <w:rsid w:val="003939A9"/>
    <w:rsid w:val="0039555A"/>
    <w:rsid w:val="00395C29"/>
    <w:rsid w:val="00396054"/>
    <w:rsid w:val="00396BAE"/>
    <w:rsid w:val="003A07FE"/>
    <w:rsid w:val="003A2A8C"/>
    <w:rsid w:val="003A512F"/>
    <w:rsid w:val="003A6F21"/>
    <w:rsid w:val="003A79B8"/>
    <w:rsid w:val="003B1704"/>
    <w:rsid w:val="003B293A"/>
    <w:rsid w:val="003B319A"/>
    <w:rsid w:val="003B3938"/>
    <w:rsid w:val="003B4485"/>
    <w:rsid w:val="003B5138"/>
    <w:rsid w:val="003B5F60"/>
    <w:rsid w:val="003B66F3"/>
    <w:rsid w:val="003B7261"/>
    <w:rsid w:val="003C20A2"/>
    <w:rsid w:val="003C2553"/>
    <w:rsid w:val="003C3D75"/>
    <w:rsid w:val="003C4450"/>
    <w:rsid w:val="003C7EA2"/>
    <w:rsid w:val="003D27E9"/>
    <w:rsid w:val="003D3103"/>
    <w:rsid w:val="003D459E"/>
    <w:rsid w:val="003D524C"/>
    <w:rsid w:val="003D5A51"/>
    <w:rsid w:val="003D5F1D"/>
    <w:rsid w:val="003D62F5"/>
    <w:rsid w:val="003D6D50"/>
    <w:rsid w:val="003D7816"/>
    <w:rsid w:val="003E01AC"/>
    <w:rsid w:val="003E1076"/>
    <w:rsid w:val="003E10FF"/>
    <w:rsid w:val="003E175E"/>
    <w:rsid w:val="003E55F7"/>
    <w:rsid w:val="003E63B9"/>
    <w:rsid w:val="003F0060"/>
    <w:rsid w:val="003F5257"/>
    <w:rsid w:val="003F5EA3"/>
    <w:rsid w:val="003F6A93"/>
    <w:rsid w:val="00401467"/>
    <w:rsid w:val="00406786"/>
    <w:rsid w:val="0040716D"/>
    <w:rsid w:val="00407D76"/>
    <w:rsid w:val="00411CD0"/>
    <w:rsid w:val="0041210D"/>
    <w:rsid w:val="0041393D"/>
    <w:rsid w:val="00415314"/>
    <w:rsid w:val="00415C5A"/>
    <w:rsid w:val="00421820"/>
    <w:rsid w:val="0042297D"/>
    <w:rsid w:val="00422F47"/>
    <w:rsid w:val="00423FAD"/>
    <w:rsid w:val="00425377"/>
    <w:rsid w:val="0042699E"/>
    <w:rsid w:val="00427E24"/>
    <w:rsid w:val="0043045E"/>
    <w:rsid w:val="00431385"/>
    <w:rsid w:val="00431D37"/>
    <w:rsid w:val="004321A9"/>
    <w:rsid w:val="00433045"/>
    <w:rsid w:val="0043378C"/>
    <w:rsid w:val="00433942"/>
    <w:rsid w:val="00433E79"/>
    <w:rsid w:val="00434006"/>
    <w:rsid w:val="004355E1"/>
    <w:rsid w:val="00435CE9"/>
    <w:rsid w:val="00436AD7"/>
    <w:rsid w:val="00437B2E"/>
    <w:rsid w:val="00437D2C"/>
    <w:rsid w:val="00441757"/>
    <w:rsid w:val="0044347A"/>
    <w:rsid w:val="00443843"/>
    <w:rsid w:val="004439D6"/>
    <w:rsid w:val="00443B85"/>
    <w:rsid w:val="0044419E"/>
    <w:rsid w:val="00445D65"/>
    <w:rsid w:val="0045028B"/>
    <w:rsid w:val="004604C4"/>
    <w:rsid w:val="00462338"/>
    <w:rsid w:val="00462584"/>
    <w:rsid w:val="0046266B"/>
    <w:rsid w:val="00462FE5"/>
    <w:rsid w:val="00464A44"/>
    <w:rsid w:val="0046669F"/>
    <w:rsid w:val="004676B2"/>
    <w:rsid w:val="00470F7F"/>
    <w:rsid w:val="004711DB"/>
    <w:rsid w:val="00471474"/>
    <w:rsid w:val="00471E2B"/>
    <w:rsid w:val="0047241F"/>
    <w:rsid w:val="00472676"/>
    <w:rsid w:val="00475534"/>
    <w:rsid w:val="004769DB"/>
    <w:rsid w:val="00477087"/>
    <w:rsid w:val="0048089F"/>
    <w:rsid w:val="00482286"/>
    <w:rsid w:val="00485933"/>
    <w:rsid w:val="004863C8"/>
    <w:rsid w:val="004865D8"/>
    <w:rsid w:val="00486913"/>
    <w:rsid w:val="00486C84"/>
    <w:rsid w:val="004919F1"/>
    <w:rsid w:val="004927C1"/>
    <w:rsid w:val="00492E17"/>
    <w:rsid w:val="0049352D"/>
    <w:rsid w:val="004966DA"/>
    <w:rsid w:val="00496EE5"/>
    <w:rsid w:val="00497649"/>
    <w:rsid w:val="004A459B"/>
    <w:rsid w:val="004A7402"/>
    <w:rsid w:val="004A795C"/>
    <w:rsid w:val="004B01C3"/>
    <w:rsid w:val="004B4DF9"/>
    <w:rsid w:val="004B6549"/>
    <w:rsid w:val="004B7389"/>
    <w:rsid w:val="004B7632"/>
    <w:rsid w:val="004C0321"/>
    <w:rsid w:val="004C07F4"/>
    <w:rsid w:val="004C0DD3"/>
    <w:rsid w:val="004C18F8"/>
    <w:rsid w:val="004C28FD"/>
    <w:rsid w:val="004C29ED"/>
    <w:rsid w:val="004C53FF"/>
    <w:rsid w:val="004C6BEB"/>
    <w:rsid w:val="004C76D2"/>
    <w:rsid w:val="004D41C1"/>
    <w:rsid w:val="004D4439"/>
    <w:rsid w:val="004D5D42"/>
    <w:rsid w:val="004D6307"/>
    <w:rsid w:val="004D69DD"/>
    <w:rsid w:val="004D74EB"/>
    <w:rsid w:val="004D7A53"/>
    <w:rsid w:val="004E101B"/>
    <w:rsid w:val="004E1401"/>
    <w:rsid w:val="004E2116"/>
    <w:rsid w:val="004E31D7"/>
    <w:rsid w:val="004E35D7"/>
    <w:rsid w:val="004E5830"/>
    <w:rsid w:val="004E66B7"/>
    <w:rsid w:val="004E76B6"/>
    <w:rsid w:val="004E7DFE"/>
    <w:rsid w:val="004F22B8"/>
    <w:rsid w:val="004F5860"/>
    <w:rsid w:val="004F662C"/>
    <w:rsid w:val="004F6634"/>
    <w:rsid w:val="004F68D3"/>
    <w:rsid w:val="004F6A42"/>
    <w:rsid w:val="004F7325"/>
    <w:rsid w:val="005021C0"/>
    <w:rsid w:val="0050271A"/>
    <w:rsid w:val="00502F7B"/>
    <w:rsid w:val="005043C6"/>
    <w:rsid w:val="00504A62"/>
    <w:rsid w:val="005053EB"/>
    <w:rsid w:val="0050657F"/>
    <w:rsid w:val="00507194"/>
    <w:rsid w:val="0050775A"/>
    <w:rsid w:val="005077C4"/>
    <w:rsid w:val="0051197A"/>
    <w:rsid w:val="005130AF"/>
    <w:rsid w:val="00513291"/>
    <w:rsid w:val="005136E4"/>
    <w:rsid w:val="00513985"/>
    <w:rsid w:val="005151DB"/>
    <w:rsid w:val="00516169"/>
    <w:rsid w:val="00516666"/>
    <w:rsid w:val="00516AF3"/>
    <w:rsid w:val="00521543"/>
    <w:rsid w:val="00522080"/>
    <w:rsid w:val="00522226"/>
    <w:rsid w:val="00522455"/>
    <w:rsid w:val="00522F2D"/>
    <w:rsid w:val="00523178"/>
    <w:rsid w:val="00523EE7"/>
    <w:rsid w:val="00524A80"/>
    <w:rsid w:val="00526A3E"/>
    <w:rsid w:val="00530A53"/>
    <w:rsid w:val="00531536"/>
    <w:rsid w:val="00533028"/>
    <w:rsid w:val="00533E2D"/>
    <w:rsid w:val="00534A87"/>
    <w:rsid w:val="00535E29"/>
    <w:rsid w:val="00536C70"/>
    <w:rsid w:val="0053772D"/>
    <w:rsid w:val="00537BC9"/>
    <w:rsid w:val="00541947"/>
    <w:rsid w:val="0054367C"/>
    <w:rsid w:val="00545BCC"/>
    <w:rsid w:val="005461D7"/>
    <w:rsid w:val="005512D5"/>
    <w:rsid w:val="00552A25"/>
    <w:rsid w:val="00553FE7"/>
    <w:rsid w:val="0055433B"/>
    <w:rsid w:val="005548FB"/>
    <w:rsid w:val="00554D60"/>
    <w:rsid w:val="00554E9F"/>
    <w:rsid w:val="00555FBA"/>
    <w:rsid w:val="00556DAF"/>
    <w:rsid w:val="005577E7"/>
    <w:rsid w:val="0056047E"/>
    <w:rsid w:val="0056168B"/>
    <w:rsid w:val="00562765"/>
    <w:rsid w:val="00562EEE"/>
    <w:rsid w:val="005631E1"/>
    <w:rsid w:val="00563F1C"/>
    <w:rsid w:val="005644C2"/>
    <w:rsid w:val="005654FE"/>
    <w:rsid w:val="0056556A"/>
    <w:rsid w:val="00565A37"/>
    <w:rsid w:val="00567F3B"/>
    <w:rsid w:val="0057017E"/>
    <w:rsid w:val="0057147E"/>
    <w:rsid w:val="00571F80"/>
    <w:rsid w:val="00572077"/>
    <w:rsid w:val="00572DB7"/>
    <w:rsid w:val="00572EBF"/>
    <w:rsid w:val="00574E81"/>
    <w:rsid w:val="00575395"/>
    <w:rsid w:val="00575F18"/>
    <w:rsid w:val="005767A2"/>
    <w:rsid w:val="005769D5"/>
    <w:rsid w:val="00577FF4"/>
    <w:rsid w:val="00580CB4"/>
    <w:rsid w:val="00581041"/>
    <w:rsid w:val="00581E52"/>
    <w:rsid w:val="005824D5"/>
    <w:rsid w:val="00582789"/>
    <w:rsid w:val="00585E2F"/>
    <w:rsid w:val="00586155"/>
    <w:rsid w:val="005865E0"/>
    <w:rsid w:val="005867CC"/>
    <w:rsid w:val="00586A77"/>
    <w:rsid w:val="00590131"/>
    <w:rsid w:val="0059039C"/>
    <w:rsid w:val="00591342"/>
    <w:rsid w:val="00592199"/>
    <w:rsid w:val="005923DC"/>
    <w:rsid w:val="0059384C"/>
    <w:rsid w:val="00593D40"/>
    <w:rsid w:val="005947A5"/>
    <w:rsid w:val="005961BA"/>
    <w:rsid w:val="005962DF"/>
    <w:rsid w:val="005963ED"/>
    <w:rsid w:val="00596930"/>
    <w:rsid w:val="005A0CB0"/>
    <w:rsid w:val="005A20A2"/>
    <w:rsid w:val="005A2154"/>
    <w:rsid w:val="005A27F0"/>
    <w:rsid w:val="005A3435"/>
    <w:rsid w:val="005A36BD"/>
    <w:rsid w:val="005A5FC0"/>
    <w:rsid w:val="005A7A78"/>
    <w:rsid w:val="005B242A"/>
    <w:rsid w:val="005B24A3"/>
    <w:rsid w:val="005B48BE"/>
    <w:rsid w:val="005B4E39"/>
    <w:rsid w:val="005B588E"/>
    <w:rsid w:val="005B6393"/>
    <w:rsid w:val="005B6C46"/>
    <w:rsid w:val="005B7415"/>
    <w:rsid w:val="005B7B14"/>
    <w:rsid w:val="005B7F9E"/>
    <w:rsid w:val="005C0ECE"/>
    <w:rsid w:val="005C2C6A"/>
    <w:rsid w:val="005C4624"/>
    <w:rsid w:val="005C75A4"/>
    <w:rsid w:val="005D0EDD"/>
    <w:rsid w:val="005D0F50"/>
    <w:rsid w:val="005D210E"/>
    <w:rsid w:val="005D2169"/>
    <w:rsid w:val="005D3939"/>
    <w:rsid w:val="005D3CAE"/>
    <w:rsid w:val="005D4B15"/>
    <w:rsid w:val="005D4E74"/>
    <w:rsid w:val="005D60B6"/>
    <w:rsid w:val="005D72B1"/>
    <w:rsid w:val="005D73CC"/>
    <w:rsid w:val="005D760C"/>
    <w:rsid w:val="005D7F59"/>
    <w:rsid w:val="005E0A94"/>
    <w:rsid w:val="005E407A"/>
    <w:rsid w:val="005E41D2"/>
    <w:rsid w:val="005E438F"/>
    <w:rsid w:val="005E4ED6"/>
    <w:rsid w:val="005E5292"/>
    <w:rsid w:val="005E66A7"/>
    <w:rsid w:val="005E785B"/>
    <w:rsid w:val="005E7D37"/>
    <w:rsid w:val="005E7D6C"/>
    <w:rsid w:val="005F1085"/>
    <w:rsid w:val="005F1BCE"/>
    <w:rsid w:val="005F2C0C"/>
    <w:rsid w:val="005F4BA3"/>
    <w:rsid w:val="005F7757"/>
    <w:rsid w:val="005F7A1D"/>
    <w:rsid w:val="00600642"/>
    <w:rsid w:val="00602728"/>
    <w:rsid w:val="00602F61"/>
    <w:rsid w:val="00604043"/>
    <w:rsid w:val="00606DB7"/>
    <w:rsid w:val="00606FB3"/>
    <w:rsid w:val="00610922"/>
    <w:rsid w:val="00610932"/>
    <w:rsid w:val="00614718"/>
    <w:rsid w:val="00614817"/>
    <w:rsid w:val="00615BEA"/>
    <w:rsid w:val="00617258"/>
    <w:rsid w:val="00621DEC"/>
    <w:rsid w:val="006227FB"/>
    <w:rsid w:val="00623453"/>
    <w:rsid w:val="00623F44"/>
    <w:rsid w:val="00624360"/>
    <w:rsid w:val="00624495"/>
    <w:rsid w:val="00624859"/>
    <w:rsid w:val="00625EC7"/>
    <w:rsid w:val="006271F4"/>
    <w:rsid w:val="0062765E"/>
    <w:rsid w:val="00631307"/>
    <w:rsid w:val="006315E1"/>
    <w:rsid w:val="00631D5C"/>
    <w:rsid w:val="0063367C"/>
    <w:rsid w:val="00634103"/>
    <w:rsid w:val="0063472B"/>
    <w:rsid w:val="00634BAE"/>
    <w:rsid w:val="00635857"/>
    <w:rsid w:val="006376C9"/>
    <w:rsid w:val="006409E3"/>
    <w:rsid w:val="00641AB8"/>
    <w:rsid w:val="00644193"/>
    <w:rsid w:val="00646064"/>
    <w:rsid w:val="0064758E"/>
    <w:rsid w:val="0065232D"/>
    <w:rsid w:val="0065270F"/>
    <w:rsid w:val="00652935"/>
    <w:rsid w:val="0065325F"/>
    <w:rsid w:val="00656157"/>
    <w:rsid w:val="00656EFF"/>
    <w:rsid w:val="00656FD2"/>
    <w:rsid w:val="00657006"/>
    <w:rsid w:val="0066090A"/>
    <w:rsid w:val="00663773"/>
    <w:rsid w:val="00663FA9"/>
    <w:rsid w:val="00665FC7"/>
    <w:rsid w:val="006714B0"/>
    <w:rsid w:val="00671D58"/>
    <w:rsid w:val="0067285F"/>
    <w:rsid w:val="00673A99"/>
    <w:rsid w:val="00675E7F"/>
    <w:rsid w:val="00677E46"/>
    <w:rsid w:val="00680DD0"/>
    <w:rsid w:val="006817A8"/>
    <w:rsid w:val="00681B5A"/>
    <w:rsid w:val="0068481C"/>
    <w:rsid w:val="00686BEF"/>
    <w:rsid w:val="006875A1"/>
    <w:rsid w:val="00691E33"/>
    <w:rsid w:val="00692103"/>
    <w:rsid w:val="0069700C"/>
    <w:rsid w:val="00697695"/>
    <w:rsid w:val="00697B9F"/>
    <w:rsid w:val="006A1D79"/>
    <w:rsid w:val="006A201E"/>
    <w:rsid w:val="006A2F11"/>
    <w:rsid w:val="006A31F4"/>
    <w:rsid w:val="006A4481"/>
    <w:rsid w:val="006A462A"/>
    <w:rsid w:val="006A46B6"/>
    <w:rsid w:val="006A4D12"/>
    <w:rsid w:val="006A566D"/>
    <w:rsid w:val="006A57B3"/>
    <w:rsid w:val="006A5D83"/>
    <w:rsid w:val="006A70F0"/>
    <w:rsid w:val="006A7942"/>
    <w:rsid w:val="006B059F"/>
    <w:rsid w:val="006B1CE1"/>
    <w:rsid w:val="006B28BC"/>
    <w:rsid w:val="006B4A30"/>
    <w:rsid w:val="006B5065"/>
    <w:rsid w:val="006B50E4"/>
    <w:rsid w:val="006B5C0B"/>
    <w:rsid w:val="006B6645"/>
    <w:rsid w:val="006B75B8"/>
    <w:rsid w:val="006B79D9"/>
    <w:rsid w:val="006B7FA2"/>
    <w:rsid w:val="006C0B21"/>
    <w:rsid w:val="006C20F7"/>
    <w:rsid w:val="006C24B6"/>
    <w:rsid w:val="006C24EF"/>
    <w:rsid w:val="006C2EE3"/>
    <w:rsid w:val="006C37E4"/>
    <w:rsid w:val="006C432B"/>
    <w:rsid w:val="006C5756"/>
    <w:rsid w:val="006C71A9"/>
    <w:rsid w:val="006C79F5"/>
    <w:rsid w:val="006D0FF6"/>
    <w:rsid w:val="006D37A9"/>
    <w:rsid w:val="006D54E6"/>
    <w:rsid w:val="006D554C"/>
    <w:rsid w:val="006D6483"/>
    <w:rsid w:val="006D7EB2"/>
    <w:rsid w:val="006E0EC0"/>
    <w:rsid w:val="006E1BD7"/>
    <w:rsid w:val="006E1C85"/>
    <w:rsid w:val="006E23ED"/>
    <w:rsid w:val="006E4AA6"/>
    <w:rsid w:val="006E528A"/>
    <w:rsid w:val="006E5344"/>
    <w:rsid w:val="006E5459"/>
    <w:rsid w:val="006E5AE4"/>
    <w:rsid w:val="006E5DD8"/>
    <w:rsid w:val="006E6F52"/>
    <w:rsid w:val="006E7BF0"/>
    <w:rsid w:val="006E7D9D"/>
    <w:rsid w:val="006F00A0"/>
    <w:rsid w:val="006F0719"/>
    <w:rsid w:val="006F2BB8"/>
    <w:rsid w:val="006F5845"/>
    <w:rsid w:val="007005DC"/>
    <w:rsid w:val="0070061C"/>
    <w:rsid w:val="00703B5A"/>
    <w:rsid w:val="00703DCD"/>
    <w:rsid w:val="00705DEB"/>
    <w:rsid w:val="007109EF"/>
    <w:rsid w:val="007119A8"/>
    <w:rsid w:val="0071365C"/>
    <w:rsid w:val="00713A4D"/>
    <w:rsid w:val="0071521A"/>
    <w:rsid w:val="007166F4"/>
    <w:rsid w:val="007170D9"/>
    <w:rsid w:val="00717708"/>
    <w:rsid w:val="00720F0D"/>
    <w:rsid w:val="0072171C"/>
    <w:rsid w:val="0072175C"/>
    <w:rsid w:val="007219C1"/>
    <w:rsid w:val="00726801"/>
    <w:rsid w:val="00726DA0"/>
    <w:rsid w:val="00727155"/>
    <w:rsid w:val="00727182"/>
    <w:rsid w:val="00727440"/>
    <w:rsid w:val="007277B3"/>
    <w:rsid w:val="007317CC"/>
    <w:rsid w:val="00731E7E"/>
    <w:rsid w:val="0073387B"/>
    <w:rsid w:val="007348B8"/>
    <w:rsid w:val="007353EF"/>
    <w:rsid w:val="00735FB6"/>
    <w:rsid w:val="0074123E"/>
    <w:rsid w:val="00741AD9"/>
    <w:rsid w:val="00741BDA"/>
    <w:rsid w:val="00744988"/>
    <w:rsid w:val="00745256"/>
    <w:rsid w:val="00747ACB"/>
    <w:rsid w:val="00747C2D"/>
    <w:rsid w:val="00750FAF"/>
    <w:rsid w:val="0075122F"/>
    <w:rsid w:val="00751449"/>
    <w:rsid w:val="007517B4"/>
    <w:rsid w:val="00752C03"/>
    <w:rsid w:val="00757656"/>
    <w:rsid w:val="00760A89"/>
    <w:rsid w:val="00764DBA"/>
    <w:rsid w:val="007658FC"/>
    <w:rsid w:val="007662DC"/>
    <w:rsid w:val="007668B9"/>
    <w:rsid w:val="00770288"/>
    <w:rsid w:val="0077033E"/>
    <w:rsid w:val="0077221C"/>
    <w:rsid w:val="00772599"/>
    <w:rsid w:val="00774B65"/>
    <w:rsid w:val="0077697E"/>
    <w:rsid w:val="007779C5"/>
    <w:rsid w:val="00781DE7"/>
    <w:rsid w:val="00782957"/>
    <w:rsid w:val="007833CE"/>
    <w:rsid w:val="0078754A"/>
    <w:rsid w:val="00787A97"/>
    <w:rsid w:val="00790439"/>
    <w:rsid w:val="00791F21"/>
    <w:rsid w:val="00792349"/>
    <w:rsid w:val="00792370"/>
    <w:rsid w:val="007946F0"/>
    <w:rsid w:val="00796BF5"/>
    <w:rsid w:val="00796E95"/>
    <w:rsid w:val="0079731A"/>
    <w:rsid w:val="007A2972"/>
    <w:rsid w:val="007A3535"/>
    <w:rsid w:val="007A44F3"/>
    <w:rsid w:val="007A47D3"/>
    <w:rsid w:val="007B032B"/>
    <w:rsid w:val="007B1007"/>
    <w:rsid w:val="007B1D4A"/>
    <w:rsid w:val="007B1DAA"/>
    <w:rsid w:val="007B1F58"/>
    <w:rsid w:val="007B26D2"/>
    <w:rsid w:val="007B32C3"/>
    <w:rsid w:val="007B448A"/>
    <w:rsid w:val="007B5D8C"/>
    <w:rsid w:val="007B66A5"/>
    <w:rsid w:val="007B75D0"/>
    <w:rsid w:val="007C0C52"/>
    <w:rsid w:val="007C25A0"/>
    <w:rsid w:val="007C32FE"/>
    <w:rsid w:val="007C3637"/>
    <w:rsid w:val="007C541F"/>
    <w:rsid w:val="007C586A"/>
    <w:rsid w:val="007C7B91"/>
    <w:rsid w:val="007D1E69"/>
    <w:rsid w:val="007D3557"/>
    <w:rsid w:val="007D4058"/>
    <w:rsid w:val="007D4599"/>
    <w:rsid w:val="007D4A47"/>
    <w:rsid w:val="007D4D64"/>
    <w:rsid w:val="007D5052"/>
    <w:rsid w:val="007D51C4"/>
    <w:rsid w:val="007E15FC"/>
    <w:rsid w:val="007E3C06"/>
    <w:rsid w:val="007E3FBA"/>
    <w:rsid w:val="007E4570"/>
    <w:rsid w:val="007E65B6"/>
    <w:rsid w:val="007E70A5"/>
    <w:rsid w:val="007E7229"/>
    <w:rsid w:val="007E795C"/>
    <w:rsid w:val="007E7AE6"/>
    <w:rsid w:val="007E7EFB"/>
    <w:rsid w:val="007F086E"/>
    <w:rsid w:val="007F169B"/>
    <w:rsid w:val="007F17E3"/>
    <w:rsid w:val="007F1A9E"/>
    <w:rsid w:val="007F3ABA"/>
    <w:rsid w:val="007F4110"/>
    <w:rsid w:val="007F6C98"/>
    <w:rsid w:val="007F726E"/>
    <w:rsid w:val="0080030A"/>
    <w:rsid w:val="008019DB"/>
    <w:rsid w:val="00801CF4"/>
    <w:rsid w:val="008029DB"/>
    <w:rsid w:val="00802E14"/>
    <w:rsid w:val="00803569"/>
    <w:rsid w:val="008056E5"/>
    <w:rsid w:val="00807F51"/>
    <w:rsid w:val="008106D4"/>
    <w:rsid w:val="00810A95"/>
    <w:rsid w:val="008111C5"/>
    <w:rsid w:val="008113D3"/>
    <w:rsid w:val="00812036"/>
    <w:rsid w:val="00813272"/>
    <w:rsid w:val="00813597"/>
    <w:rsid w:val="00813A6F"/>
    <w:rsid w:val="00813F45"/>
    <w:rsid w:val="00814052"/>
    <w:rsid w:val="0081442B"/>
    <w:rsid w:val="00815E6E"/>
    <w:rsid w:val="00816084"/>
    <w:rsid w:val="00816C05"/>
    <w:rsid w:val="008177E6"/>
    <w:rsid w:val="00817812"/>
    <w:rsid w:val="008232C9"/>
    <w:rsid w:val="008242E2"/>
    <w:rsid w:val="008248EE"/>
    <w:rsid w:val="00824A5F"/>
    <w:rsid w:val="00826084"/>
    <w:rsid w:val="00826BD9"/>
    <w:rsid w:val="008278BA"/>
    <w:rsid w:val="00827B57"/>
    <w:rsid w:val="008345FD"/>
    <w:rsid w:val="0083610C"/>
    <w:rsid w:val="0083623C"/>
    <w:rsid w:val="00841364"/>
    <w:rsid w:val="0084188F"/>
    <w:rsid w:val="00841C5E"/>
    <w:rsid w:val="0084424E"/>
    <w:rsid w:val="00846F40"/>
    <w:rsid w:val="008470DF"/>
    <w:rsid w:val="0085057E"/>
    <w:rsid w:val="008510B7"/>
    <w:rsid w:val="00851E62"/>
    <w:rsid w:val="00852BAE"/>
    <w:rsid w:val="00854E9D"/>
    <w:rsid w:val="008567A0"/>
    <w:rsid w:val="00856E11"/>
    <w:rsid w:val="00857999"/>
    <w:rsid w:val="00862843"/>
    <w:rsid w:val="00862C8E"/>
    <w:rsid w:val="00863ADA"/>
    <w:rsid w:val="00863FAB"/>
    <w:rsid w:val="008646C2"/>
    <w:rsid w:val="008651A0"/>
    <w:rsid w:val="00866E62"/>
    <w:rsid w:val="00867BF3"/>
    <w:rsid w:val="0087088E"/>
    <w:rsid w:val="00870C7C"/>
    <w:rsid w:val="008720E5"/>
    <w:rsid w:val="00874860"/>
    <w:rsid w:val="0087539D"/>
    <w:rsid w:val="0087641C"/>
    <w:rsid w:val="008771C9"/>
    <w:rsid w:val="00877800"/>
    <w:rsid w:val="00881331"/>
    <w:rsid w:val="008814B4"/>
    <w:rsid w:val="00884032"/>
    <w:rsid w:val="00884685"/>
    <w:rsid w:val="00890D28"/>
    <w:rsid w:val="008973C0"/>
    <w:rsid w:val="008A0EC0"/>
    <w:rsid w:val="008A110C"/>
    <w:rsid w:val="008A1117"/>
    <w:rsid w:val="008A1DDD"/>
    <w:rsid w:val="008A7C26"/>
    <w:rsid w:val="008B33DD"/>
    <w:rsid w:val="008B4E54"/>
    <w:rsid w:val="008B53E3"/>
    <w:rsid w:val="008B665F"/>
    <w:rsid w:val="008B6D40"/>
    <w:rsid w:val="008B6D8B"/>
    <w:rsid w:val="008B7267"/>
    <w:rsid w:val="008B7530"/>
    <w:rsid w:val="008C0082"/>
    <w:rsid w:val="008C1E5F"/>
    <w:rsid w:val="008C453E"/>
    <w:rsid w:val="008C62DD"/>
    <w:rsid w:val="008C77AD"/>
    <w:rsid w:val="008C7957"/>
    <w:rsid w:val="008D00AD"/>
    <w:rsid w:val="008D0E3A"/>
    <w:rsid w:val="008D1E3C"/>
    <w:rsid w:val="008D28BA"/>
    <w:rsid w:val="008D46C2"/>
    <w:rsid w:val="008D4E87"/>
    <w:rsid w:val="008D541B"/>
    <w:rsid w:val="008D5EF1"/>
    <w:rsid w:val="008D688F"/>
    <w:rsid w:val="008D6FD7"/>
    <w:rsid w:val="008E14F0"/>
    <w:rsid w:val="008E2C5F"/>
    <w:rsid w:val="008E3179"/>
    <w:rsid w:val="008E6945"/>
    <w:rsid w:val="008E71E8"/>
    <w:rsid w:val="008E762F"/>
    <w:rsid w:val="008F3C02"/>
    <w:rsid w:val="008F57B0"/>
    <w:rsid w:val="008F6B64"/>
    <w:rsid w:val="008F6D18"/>
    <w:rsid w:val="008F7F38"/>
    <w:rsid w:val="008F7F7B"/>
    <w:rsid w:val="0090045B"/>
    <w:rsid w:val="009028AC"/>
    <w:rsid w:val="00903127"/>
    <w:rsid w:val="00903C03"/>
    <w:rsid w:val="009047E3"/>
    <w:rsid w:val="00905D8E"/>
    <w:rsid w:val="009114D6"/>
    <w:rsid w:val="00913D7C"/>
    <w:rsid w:val="0091651A"/>
    <w:rsid w:val="00920ECE"/>
    <w:rsid w:val="009218A0"/>
    <w:rsid w:val="00922EDE"/>
    <w:rsid w:val="00923237"/>
    <w:rsid w:val="00923B41"/>
    <w:rsid w:val="00924173"/>
    <w:rsid w:val="009276DB"/>
    <w:rsid w:val="00927FD1"/>
    <w:rsid w:val="00932526"/>
    <w:rsid w:val="00932C1D"/>
    <w:rsid w:val="009333D5"/>
    <w:rsid w:val="00935555"/>
    <w:rsid w:val="00935736"/>
    <w:rsid w:val="009359EE"/>
    <w:rsid w:val="0093682D"/>
    <w:rsid w:val="00940CED"/>
    <w:rsid w:val="009467AB"/>
    <w:rsid w:val="009501C1"/>
    <w:rsid w:val="00950F06"/>
    <w:rsid w:val="00951158"/>
    <w:rsid w:val="0095150C"/>
    <w:rsid w:val="00951D30"/>
    <w:rsid w:val="0095378D"/>
    <w:rsid w:val="00954020"/>
    <w:rsid w:val="00954567"/>
    <w:rsid w:val="009561A1"/>
    <w:rsid w:val="0095702B"/>
    <w:rsid w:val="00960588"/>
    <w:rsid w:val="00961081"/>
    <w:rsid w:val="009613AE"/>
    <w:rsid w:val="00964FB6"/>
    <w:rsid w:val="00965272"/>
    <w:rsid w:val="00965C5B"/>
    <w:rsid w:val="00967968"/>
    <w:rsid w:val="00975F8D"/>
    <w:rsid w:val="00981606"/>
    <w:rsid w:val="00981F40"/>
    <w:rsid w:val="00983068"/>
    <w:rsid w:val="00984229"/>
    <w:rsid w:val="0098423F"/>
    <w:rsid w:val="0098471C"/>
    <w:rsid w:val="0098753F"/>
    <w:rsid w:val="009875D3"/>
    <w:rsid w:val="0098791A"/>
    <w:rsid w:val="00987E2B"/>
    <w:rsid w:val="009908E4"/>
    <w:rsid w:val="00992F3D"/>
    <w:rsid w:val="00993E4F"/>
    <w:rsid w:val="009968FA"/>
    <w:rsid w:val="009973E4"/>
    <w:rsid w:val="009A01AC"/>
    <w:rsid w:val="009A1CB0"/>
    <w:rsid w:val="009A299B"/>
    <w:rsid w:val="009A4400"/>
    <w:rsid w:val="009A5612"/>
    <w:rsid w:val="009A5E29"/>
    <w:rsid w:val="009A7ABD"/>
    <w:rsid w:val="009B247D"/>
    <w:rsid w:val="009B337D"/>
    <w:rsid w:val="009B3F3F"/>
    <w:rsid w:val="009B44AC"/>
    <w:rsid w:val="009B4597"/>
    <w:rsid w:val="009B4B8C"/>
    <w:rsid w:val="009B4F62"/>
    <w:rsid w:val="009B50A5"/>
    <w:rsid w:val="009B5322"/>
    <w:rsid w:val="009C24C7"/>
    <w:rsid w:val="009C369A"/>
    <w:rsid w:val="009C57C4"/>
    <w:rsid w:val="009C69AB"/>
    <w:rsid w:val="009C7199"/>
    <w:rsid w:val="009C79D0"/>
    <w:rsid w:val="009C7A64"/>
    <w:rsid w:val="009D227E"/>
    <w:rsid w:val="009D3DC7"/>
    <w:rsid w:val="009D4F98"/>
    <w:rsid w:val="009D5DFC"/>
    <w:rsid w:val="009D5E62"/>
    <w:rsid w:val="009D7094"/>
    <w:rsid w:val="009D729C"/>
    <w:rsid w:val="009D7E5B"/>
    <w:rsid w:val="009E0A62"/>
    <w:rsid w:val="009E1595"/>
    <w:rsid w:val="009E2950"/>
    <w:rsid w:val="009E30A1"/>
    <w:rsid w:val="009E348D"/>
    <w:rsid w:val="009E357B"/>
    <w:rsid w:val="009E6409"/>
    <w:rsid w:val="009E6528"/>
    <w:rsid w:val="009E7BFE"/>
    <w:rsid w:val="009F18A5"/>
    <w:rsid w:val="009F31C4"/>
    <w:rsid w:val="009F31D5"/>
    <w:rsid w:val="009F40DB"/>
    <w:rsid w:val="009F4C18"/>
    <w:rsid w:val="009F50B6"/>
    <w:rsid w:val="009F5466"/>
    <w:rsid w:val="009F56A6"/>
    <w:rsid w:val="00A0140E"/>
    <w:rsid w:val="00A02B52"/>
    <w:rsid w:val="00A02E48"/>
    <w:rsid w:val="00A05879"/>
    <w:rsid w:val="00A068AB"/>
    <w:rsid w:val="00A075C5"/>
    <w:rsid w:val="00A07A3F"/>
    <w:rsid w:val="00A10613"/>
    <w:rsid w:val="00A10772"/>
    <w:rsid w:val="00A12DE6"/>
    <w:rsid w:val="00A13750"/>
    <w:rsid w:val="00A162AC"/>
    <w:rsid w:val="00A16D75"/>
    <w:rsid w:val="00A17530"/>
    <w:rsid w:val="00A20609"/>
    <w:rsid w:val="00A20B17"/>
    <w:rsid w:val="00A221EB"/>
    <w:rsid w:val="00A22950"/>
    <w:rsid w:val="00A22E07"/>
    <w:rsid w:val="00A2326C"/>
    <w:rsid w:val="00A2493A"/>
    <w:rsid w:val="00A25D5E"/>
    <w:rsid w:val="00A27789"/>
    <w:rsid w:val="00A27E78"/>
    <w:rsid w:val="00A30742"/>
    <w:rsid w:val="00A30A03"/>
    <w:rsid w:val="00A30C2B"/>
    <w:rsid w:val="00A30EE4"/>
    <w:rsid w:val="00A31086"/>
    <w:rsid w:val="00A315D0"/>
    <w:rsid w:val="00A317EA"/>
    <w:rsid w:val="00A31E4F"/>
    <w:rsid w:val="00A32BF7"/>
    <w:rsid w:val="00A3363A"/>
    <w:rsid w:val="00A33D21"/>
    <w:rsid w:val="00A343A1"/>
    <w:rsid w:val="00A34B31"/>
    <w:rsid w:val="00A35230"/>
    <w:rsid w:val="00A35FB4"/>
    <w:rsid w:val="00A37124"/>
    <w:rsid w:val="00A418A5"/>
    <w:rsid w:val="00A43368"/>
    <w:rsid w:val="00A4366E"/>
    <w:rsid w:val="00A444B8"/>
    <w:rsid w:val="00A451D0"/>
    <w:rsid w:val="00A51419"/>
    <w:rsid w:val="00A5240D"/>
    <w:rsid w:val="00A540CC"/>
    <w:rsid w:val="00A540F6"/>
    <w:rsid w:val="00A55720"/>
    <w:rsid w:val="00A55961"/>
    <w:rsid w:val="00A56001"/>
    <w:rsid w:val="00A56D27"/>
    <w:rsid w:val="00A572C2"/>
    <w:rsid w:val="00A61409"/>
    <w:rsid w:val="00A61E84"/>
    <w:rsid w:val="00A63F9F"/>
    <w:rsid w:val="00A6463D"/>
    <w:rsid w:val="00A64EDB"/>
    <w:rsid w:val="00A717C3"/>
    <w:rsid w:val="00A72139"/>
    <w:rsid w:val="00A72E6E"/>
    <w:rsid w:val="00A73F8C"/>
    <w:rsid w:val="00A74E4C"/>
    <w:rsid w:val="00A802C8"/>
    <w:rsid w:val="00A81455"/>
    <w:rsid w:val="00A818E5"/>
    <w:rsid w:val="00A82F66"/>
    <w:rsid w:val="00A83F0F"/>
    <w:rsid w:val="00A846F1"/>
    <w:rsid w:val="00A8599D"/>
    <w:rsid w:val="00A86679"/>
    <w:rsid w:val="00A87B97"/>
    <w:rsid w:val="00A87FD1"/>
    <w:rsid w:val="00A901FC"/>
    <w:rsid w:val="00A915DF"/>
    <w:rsid w:val="00A94276"/>
    <w:rsid w:val="00A953DA"/>
    <w:rsid w:val="00A96781"/>
    <w:rsid w:val="00A96F9C"/>
    <w:rsid w:val="00AA01C5"/>
    <w:rsid w:val="00AA07F0"/>
    <w:rsid w:val="00AA55B2"/>
    <w:rsid w:val="00AA571E"/>
    <w:rsid w:val="00AA5DE9"/>
    <w:rsid w:val="00AA6FE6"/>
    <w:rsid w:val="00AA70FF"/>
    <w:rsid w:val="00AA76A0"/>
    <w:rsid w:val="00AB0C87"/>
    <w:rsid w:val="00AB240A"/>
    <w:rsid w:val="00AB2AA3"/>
    <w:rsid w:val="00AB4B8D"/>
    <w:rsid w:val="00AB4E8C"/>
    <w:rsid w:val="00AB63EB"/>
    <w:rsid w:val="00AB68CB"/>
    <w:rsid w:val="00AB68DA"/>
    <w:rsid w:val="00AB702B"/>
    <w:rsid w:val="00AC02CF"/>
    <w:rsid w:val="00AC09FC"/>
    <w:rsid w:val="00AC1524"/>
    <w:rsid w:val="00AC1740"/>
    <w:rsid w:val="00AC377F"/>
    <w:rsid w:val="00AC3D40"/>
    <w:rsid w:val="00AC3FEA"/>
    <w:rsid w:val="00AC6CCD"/>
    <w:rsid w:val="00AD07F9"/>
    <w:rsid w:val="00AD0ECC"/>
    <w:rsid w:val="00AD1487"/>
    <w:rsid w:val="00AD2008"/>
    <w:rsid w:val="00AD22D8"/>
    <w:rsid w:val="00AD2473"/>
    <w:rsid w:val="00AD3149"/>
    <w:rsid w:val="00AD4FFA"/>
    <w:rsid w:val="00AD5071"/>
    <w:rsid w:val="00AD5646"/>
    <w:rsid w:val="00AD7C5B"/>
    <w:rsid w:val="00AD7FF0"/>
    <w:rsid w:val="00AE0045"/>
    <w:rsid w:val="00AE0DB9"/>
    <w:rsid w:val="00AE2865"/>
    <w:rsid w:val="00AE2E24"/>
    <w:rsid w:val="00AE3BD5"/>
    <w:rsid w:val="00AF0589"/>
    <w:rsid w:val="00AF0A56"/>
    <w:rsid w:val="00AF6583"/>
    <w:rsid w:val="00AF71E9"/>
    <w:rsid w:val="00AF722F"/>
    <w:rsid w:val="00B009DE"/>
    <w:rsid w:val="00B01504"/>
    <w:rsid w:val="00B028C0"/>
    <w:rsid w:val="00B0371B"/>
    <w:rsid w:val="00B03E28"/>
    <w:rsid w:val="00B0482E"/>
    <w:rsid w:val="00B06A3E"/>
    <w:rsid w:val="00B106E0"/>
    <w:rsid w:val="00B10C39"/>
    <w:rsid w:val="00B11725"/>
    <w:rsid w:val="00B11F74"/>
    <w:rsid w:val="00B12685"/>
    <w:rsid w:val="00B129B1"/>
    <w:rsid w:val="00B13492"/>
    <w:rsid w:val="00B16726"/>
    <w:rsid w:val="00B16FCF"/>
    <w:rsid w:val="00B1708B"/>
    <w:rsid w:val="00B171A5"/>
    <w:rsid w:val="00B21323"/>
    <w:rsid w:val="00B22035"/>
    <w:rsid w:val="00B2224A"/>
    <w:rsid w:val="00B23534"/>
    <w:rsid w:val="00B23828"/>
    <w:rsid w:val="00B25BDC"/>
    <w:rsid w:val="00B26770"/>
    <w:rsid w:val="00B26F58"/>
    <w:rsid w:val="00B27E70"/>
    <w:rsid w:val="00B300E7"/>
    <w:rsid w:val="00B301AA"/>
    <w:rsid w:val="00B31532"/>
    <w:rsid w:val="00B31D27"/>
    <w:rsid w:val="00B3440B"/>
    <w:rsid w:val="00B34D4F"/>
    <w:rsid w:val="00B3589D"/>
    <w:rsid w:val="00B35A56"/>
    <w:rsid w:val="00B3612A"/>
    <w:rsid w:val="00B36405"/>
    <w:rsid w:val="00B37E5F"/>
    <w:rsid w:val="00B41015"/>
    <w:rsid w:val="00B41BF3"/>
    <w:rsid w:val="00B41D0F"/>
    <w:rsid w:val="00B41EED"/>
    <w:rsid w:val="00B42305"/>
    <w:rsid w:val="00B434BB"/>
    <w:rsid w:val="00B4665E"/>
    <w:rsid w:val="00B46B09"/>
    <w:rsid w:val="00B516DA"/>
    <w:rsid w:val="00B53019"/>
    <w:rsid w:val="00B53B64"/>
    <w:rsid w:val="00B55134"/>
    <w:rsid w:val="00B55FEF"/>
    <w:rsid w:val="00B56C62"/>
    <w:rsid w:val="00B56FA6"/>
    <w:rsid w:val="00B57BD1"/>
    <w:rsid w:val="00B6016E"/>
    <w:rsid w:val="00B60564"/>
    <w:rsid w:val="00B60667"/>
    <w:rsid w:val="00B60B0F"/>
    <w:rsid w:val="00B6279A"/>
    <w:rsid w:val="00B639F2"/>
    <w:rsid w:val="00B63D1C"/>
    <w:rsid w:val="00B63F26"/>
    <w:rsid w:val="00B642A0"/>
    <w:rsid w:val="00B6532D"/>
    <w:rsid w:val="00B72D0C"/>
    <w:rsid w:val="00B75711"/>
    <w:rsid w:val="00B770E9"/>
    <w:rsid w:val="00B80560"/>
    <w:rsid w:val="00B81122"/>
    <w:rsid w:val="00B8257E"/>
    <w:rsid w:val="00B8487D"/>
    <w:rsid w:val="00B84A31"/>
    <w:rsid w:val="00B84FD3"/>
    <w:rsid w:val="00B85618"/>
    <w:rsid w:val="00B85676"/>
    <w:rsid w:val="00B85D13"/>
    <w:rsid w:val="00B875F3"/>
    <w:rsid w:val="00B92D1D"/>
    <w:rsid w:val="00B95663"/>
    <w:rsid w:val="00B9649F"/>
    <w:rsid w:val="00B96B9A"/>
    <w:rsid w:val="00B97179"/>
    <w:rsid w:val="00BA1617"/>
    <w:rsid w:val="00BA2746"/>
    <w:rsid w:val="00BA50F5"/>
    <w:rsid w:val="00BA52BD"/>
    <w:rsid w:val="00BA6B2A"/>
    <w:rsid w:val="00BA6B2E"/>
    <w:rsid w:val="00BA7896"/>
    <w:rsid w:val="00BB0C9A"/>
    <w:rsid w:val="00BB0E67"/>
    <w:rsid w:val="00BB2DFD"/>
    <w:rsid w:val="00BB3602"/>
    <w:rsid w:val="00BB3DF8"/>
    <w:rsid w:val="00BB5430"/>
    <w:rsid w:val="00BB5750"/>
    <w:rsid w:val="00BB5D96"/>
    <w:rsid w:val="00BB6B85"/>
    <w:rsid w:val="00BC025E"/>
    <w:rsid w:val="00BC2255"/>
    <w:rsid w:val="00BC2705"/>
    <w:rsid w:val="00BC51FA"/>
    <w:rsid w:val="00BC5283"/>
    <w:rsid w:val="00BC52AA"/>
    <w:rsid w:val="00BC5B1E"/>
    <w:rsid w:val="00BC664E"/>
    <w:rsid w:val="00BC7E37"/>
    <w:rsid w:val="00BD0299"/>
    <w:rsid w:val="00BD14BE"/>
    <w:rsid w:val="00BD15DD"/>
    <w:rsid w:val="00BD302C"/>
    <w:rsid w:val="00BD5521"/>
    <w:rsid w:val="00BD60F4"/>
    <w:rsid w:val="00BD6755"/>
    <w:rsid w:val="00BD6CE3"/>
    <w:rsid w:val="00BD74A4"/>
    <w:rsid w:val="00BD77ED"/>
    <w:rsid w:val="00BD7E13"/>
    <w:rsid w:val="00BE0820"/>
    <w:rsid w:val="00BE1286"/>
    <w:rsid w:val="00BE21F3"/>
    <w:rsid w:val="00BE2486"/>
    <w:rsid w:val="00BE2E96"/>
    <w:rsid w:val="00BE4A03"/>
    <w:rsid w:val="00BE5B64"/>
    <w:rsid w:val="00BE71A7"/>
    <w:rsid w:val="00BE7E59"/>
    <w:rsid w:val="00BF2D79"/>
    <w:rsid w:val="00BF3ACC"/>
    <w:rsid w:val="00BF5158"/>
    <w:rsid w:val="00BF51B1"/>
    <w:rsid w:val="00C00CEA"/>
    <w:rsid w:val="00C0294E"/>
    <w:rsid w:val="00C03230"/>
    <w:rsid w:val="00C03952"/>
    <w:rsid w:val="00C06FD3"/>
    <w:rsid w:val="00C07431"/>
    <w:rsid w:val="00C144A7"/>
    <w:rsid w:val="00C1520A"/>
    <w:rsid w:val="00C16ABC"/>
    <w:rsid w:val="00C16B1C"/>
    <w:rsid w:val="00C16D90"/>
    <w:rsid w:val="00C17FB2"/>
    <w:rsid w:val="00C20B79"/>
    <w:rsid w:val="00C2169D"/>
    <w:rsid w:val="00C22588"/>
    <w:rsid w:val="00C24497"/>
    <w:rsid w:val="00C2498B"/>
    <w:rsid w:val="00C252C1"/>
    <w:rsid w:val="00C257CA"/>
    <w:rsid w:val="00C26CB8"/>
    <w:rsid w:val="00C30D28"/>
    <w:rsid w:val="00C31733"/>
    <w:rsid w:val="00C325FE"/>
    <w:rsid w:val="00C33D71"/>
    <w:rsid w:val="00C340AC"/>
    <w:rsid w:val="00C347E3"/>
    <w:rsid w:val="00C37BA1"/>
    <w:rsid w:val="00C4257B"/>
    <w:rsid w:val="00C42E48"/>
    <w:rsid w:val="00C43CD1"/>
    <w:rsid w:val="00C44463"/>
    <w:rsid w:val="00C456BB"/>
    <w:rsid w:val="00C46193"/>
    <w:rsid w:val="00C47345"/>
    <w:rsid w:val="00C47F99"/>
    <w:rsid w:val="00C50DBD"/>
    <w:rsid w:val="00C51563"/>
    <w:rsid w:val="00C52239"/>
    <w:rsid w:val="00C5629F"/>
    <w:rsid w:val="00C57EA5"/>
    <w:rsid w:val="00C602BB"/>
    <w:rsid w:val="00C62BC6"/>
    <w:rsid w:val="00C64991"/>
    <w:rsid w:val="00C64DC4"/>
    <w:rsid w:val="00C65ECA"/>
    <w:rsid w:val="00C666DC"/>
    <w:rsid w:val="00C703EC"/>
    <w:rsid w:val="00C7116F"/>
    <w:rsid w:val="00C7218B"/>
    <w:rsid w:val="00C73430"/>
    <w:rsid w:val="00C740A5"/>
    <w:rsid w:val="00C75410"/>
    <w:rsid w:val="00C76132"/>
    <w:rsid w:val="00C76AE2"/>
    <w:rsid w:val="00C803DA"/>
    <w:rsid w:val="00C815AB"/>
    <w:rsid w:val="00C83593"/>
    <w:rsid w:val="00C83994"/>
    <w:rsid w:val="00C83FC4"/>
    <w:rsid w:val="00C843DD"/>
    <w:rsid w:val="00C8568B"/>
    <w:rsid w:val="00C86B03"/>
    <w:rsid w:val="00C86E2D"/>
    <w:rsid w:val="00C87349"/>
    <w:rsid w:val="00C90D32"/>
    <w:rsid w:val="00C9158A"/>
    <w:rsid w:val="00C929E7"/>
    <w:rsid w:val="00C9300D"/>
    <w:rsid w:val="00C9464F"/>
    <w:rsid w:val="00C94BEC"/>
    <w:rsid w:val="00C9516B"/>
    <w:rsid w:val="00C954A9"/>
    <w:rsid w:val="00C959DF"/>
    <w:rsid w:val="00CA1157"/>
    <w:rsid w:val="00CA314A"/>
    <w:rsid w:val="00CA51C6"/>
    <w:rsid w:val="00CA6115"/>
    <w:rsid w:val="00CA6A90"/>
    <w:rsid w:val="00CA7DF0"/>
    <w:rsid w:val="00CB0C10"/>
    <w:rsid w:val="00CB3683"/>
    <w:rsid w:val="00CB385E"/>
    <w:rsid w:val="00CB3D8E"/>
    <w:rsid w:val="00CB6387"/>
    <w:rsid w:val="00CB63D9"/>
    <w:rsid w:val="00CB7A65"/>
    <w:rsid w:val="00CC0C99"/>
    <w:rsid w:val="00CC34F9"/>
    <w:rsid w:val="00CC44FA"/>
    <w:rsid w:val="00CC46E0"/>
    <w:rsid w:val="00CC56DD"/>
    <w:rsid w:val="00CC5742"/>
    <w:rsid w:val="00CD188B"/>
    <w:rsid w:val="00CD1C9D"/>
    <w:rsid w:val="00CD2973"/>
    <w:rsid w:val="00CD3387"/>
    <w:rsid w:val="00CD3AF0"/>
    <w:rsid w:val="00CD48E9"/>
    <w:rsid w:val="00CD5164"/>
    <w:rsid w:val="00CD5588"/>
    <w:rsid w:val="00CD79E9"/>
    <w:rsid w:val="00CE0624"/>
    <w:rsid w:val="00CE15ED"/>
    <w:rsid w:val="00CE17A4"/>
    <w:rsid w:val="00CE40B7"/>
    <w:rsid w:val="00CE7AF3"/>
    <w:rsid w:val="00CF1AFC"/>
    <w:rsid w:val="00CF1E6C"/>
    <w:rsid w:val="00CF2F7A"/>
    <w:rsid w:val="00CF588E"/>
    <w:rsid w:val="00CF5D2F"/>
    <w:rsid w:val="00CF5D3C"/>
    <w:rsid w:val="00CF6518"/>
    <w:rsid w:val="00CF6879"/>
    <w:rsid w:val="00CF71CD"/>
    <w:rsid w:val="00CF7E22"/>
    <w:rsid w:val="00D00034"/>
    <w:rsid w:val="00D00B19"/>
    <w:rsid w:val="00D00C8A"/>
    <w:rsid w:val="00D02B77"/>
    <w:rsid w:val="00D03C2C"/>
    <w:rsid w:val="00D04290"/>
    <w:rsid w:val="00D04297"/>
    <w:rsid w:val="00D046E1"/>
    <w:rsid w:val="00D05538"/>
    <w:rsid w:val="00D0729E"/>
    <w:rsid w:val="00D072ED"/>
    <w:rsid w:val="00D07468"/>
    <w:rsid w:val="00D076B4"/>
    <w:rsid w:val="00D13048"/>
    <w:rsid w:val="00D13C82"/>
    <w:rsid w:val="00D14580"/>
    <w:rsid w:val="00D14C22"/>
    <w:rsid w:val="00D15361"/>
    <w:rsid w:val="00D15594"/>
    <w:rsid w:val="00D173E7"/>
    <w:rsid w:val="00D17F4A"/>
    <w:rsid w:val="00D21AF9"/>
    <w:rsid w:val="00D23D68"/>
    <w:rsid w:val="00D2429F"/>
    <w:rsid w:val="00D245C3"/>
    <w:rsid w:val="00D250CD"/>
    <w:rsid w:val="00D25328"/>
    <w:rsid w:val="00D25382"/>
    <w:rsid w:val="00D25762"/>
    <w:rsid w:val="00D25F21"/>
    <w:rsid w:val="00D2660C"/>
    <w:rsid w:val="00D2691D"/>
    <w:rsid w:val="00D27C39"/>
    <w:rsid w:val="00D313E4"/>
    <w:rsid w:val="00D336D8"/>
    <w:rsid w:val="00D33BCB"/>
    <w:rsid w:val="00D33D97"/>
    <w:rsid w:val="00D34A09"/>
    <w:rsid w:val="00D34A54"/>
    <w:rsid w:val="00D34B7F"/>
    <w:rsid w:val="00D37052"/>
    <w:rsid w:val="00D37B2C"/>
    <w:rsid w:val="00D41229"/>
    <w:rsid w:val="00D43478"/>
    <w:rsid w:val="00D4368E"/>
    <w:rsid w:val="00D43EA7"/>
    <w:rsid w:val="00D44974"/>
    <w:rsid w:val="00D53DB2"/>
    <w:rsid w:val="00D5575C"/>
    <w:rsid w:val="00D57ED6"/>
    <w:rsid w:val="00D60064"/>
    <w:rsid w:val="00D6042B"/>
    <w:rsid w:val="00D62A03"/>
    <w:rsid w:val="00D63069"/>
    <w:rsid w:val="00D636AE"/>
    <w:rsid w:val="00D64ACC"/>
    <w:rsid w:val="00D64C47"/>
    <w:rsid w:val="00D653EC"/>
    <w:rsid w:val="00D6679E"/>
    <w:rsid w:val="00D677D3"/>
    <w:rsid w:val="00D67E7B"/>
    <w:rsid w:val="00D70217"/>
    <w:rsid w:val="00D70EDA"/>
    <w:rsid w:val="00D71E7A"/>
    <w:rsid w:val="00D7441A"/>
    <w:rsid w:val="00D74D22"/>
    <w:rsid w:val="00D7606D"/>
    <w:rsid w:val="00D77B0B"/>
    <w:rsid w:val="00D80E4E"/>
    <w:rsid w:val="00D839A5"/>
    <w:rsid w:val="00D845A3"/>
    <w:rsid w:val="00D85FFF"/>
    <w:rsid w:val="00D877DF"/>
    <w:rsid w:val="00D90E79"/>
    <w:rsid w:val="00D91061"/>
    <w:rsid w:val="00D91109"/>
    <w:rsid w:val="00D924D3"/>
    <w:rsid w:val="00D92BF0"/>
    <w:rsid w:val="00D93189"/>
    <w:rsid w:val="00D936F0"/>
    <w:rsid w:val="00D9514E"/>
    <w:rsid w:val="00D957E3"/>
    <w:rsid w:val="00D963DF"/>
    <w:rsid w:val="00D968FA"/>
    <w:rsid w:val="00D97238"/>
    <w:rsid w:val="00D975F3"/>
    <w:rsid w:val="00DA02BF"/>
    <w:rsid w:val="00DA04E5"/>
    <w:rsid w:val="00DA35CA"/>
    <w:rsid w:val="00DA3DDE"/>
    <w:rsid w:val="00DA5246"/>
    <w:rsid w:val="00DA66DD"/>
    <w:rsid w:val="00DB07E0"/>
    <w:rsid w:val="00DB3219"/>
    <w:rsid w:val="00DB5DC1"/>
    <w:rsid w:val="00DB62EB"/>
    <w:rsid w:val="00DB6987"/>
    <w:rsid w:val="00DC0A95"/>
    <w:rsid w:val="00DC2641"/>
    <w:rsid w:val="00DC2CF5"/>
    <w:rsid w:val="00DC37C6"/>
    <w:rsid w:val="00DC70F1"/>
    <w:rsid w:val="00DC77F0"/>
    <w:rsid w:val="00DD1F32"/>
    <w:rsid w:val="00DD4B35"/>
    <w:rsid w:val="00DD7B8F"/>
    <w:rsid w:val="00DE0500"/>
    <w:rsid w:val="00DE34E3"/>
    <w:rsid w:val="00DE39B4"/>
    <w:rsid w:val="00DE4D25"/>
    <w:rsid w:val="00DE565E"/>
    <w:rsid w:val="00DE5D81"/>
    <w:rsid w:val="00DE70EE"/>
    <w:rsid w:val="00DE7F6E"/>
    <w:rsid w:val="00DF17E8"/>
    <w:rsid w:val="00DF2E0E"/>
    <w:rsid w:val="00DF4841"/>
    <w:rsid w:val="00DF55CB"/>
    <w:rsid w:val="00DF5B82"/>
    <w:rsid w:val="00DF64B7"/>
    <w:rsid w:val="00DF6515"/>
    <w:rsid w:val="00DF6D64"/>
    <w:rsid w:val="00E012E4"/>
    <w:rsid w:val="00E0170A"/>
    <w:rsid w:val="00E04EF1"/>
    <w:rsid w:val="00E04F91"/>
    <w:rsid w:val="00E065FD"/>
    <w:rsid w:val="00E10518"/>
    <w:rsid w:val="00E10E73"/>
    <w:rsid w:val="00E12F80"/>
    <w:rsid w:val="00E138C8"/>
    <w:rsid w:val="00E13D38"/>
    <w:rsid w:val="00E14990"/>
    <w:rsid w:val="00E150F1"/>
    <w:rsid w:val="00E15BAA"/>
    <w:rsid w:val="00E22778"/>
    <w:rsid w:val="00E238B5"/>
    <w:rsid w:val="00E2554D"/>
    <w:rsid w:val="00E25562"/>
    <w:rsid w:val="00E323CC"/>
    <w:rsid w:val="00E33CF7"/>
    <w:rsid w:val="00E348FE"/>
    <w:rsid w:val="00E363C3"/>
    <w:rsid w:val="00E36C9D"/>
    <w:rsid w:val="00E4043A"/>
    <w:rsid w:val="00E415D7"/>
    <w:rsid w:val="00E43149"/>
    <w:rsid w:val="00E43242"/>
    <w:rsid w:val="00E452DD"/>
    <w:rsid w:val="00E46444"/>
    <w:rsid w:val="00E46BB1"/>
    <w:rsid w:val="00E46D81"/>
    <w:rsid w:val="00E47AF1"/>
    <w:rsid w:val="00E50D22"/>
    <w:rsid w:val="00E51496"/>
    <w:rsid w:val="00E53E4E"/>
    <w:rsid w:val="00E548FB"/>
    <w:rsid w:val="00E54E6C"/>
    <w:rsid w:val="00E5551F"/>
    <w:rsid w:val="00E56DD3"/>
    <w:rsid w:val="00E62504"/>
    <w:rsid w:val="00E63375"/>
    <w:rsid w:val="00E635F4"/>
    <w:rsid w:val="00E6395B"/>
    <w:rsid w:val="00E659C5"/>
    <w:rsid w:val="00E65FA2"/>
    <w:rsid w:val="00E72B85"/>
    <w:rsid w:val="00E75B8C"/>
    <w:rsid w:val="00E75F36"/>
    <w:rsid w:val="00E76F35"/>
    <w:rsid w:val="00E807C1"/>
    <w:rsid w:val="00E81C77"/>
    <w:rsid w:val="00E8200E"/>
    <w:rsid w:val="00E82E22"/>
    <w:rsid w:val="00E82F3D"/>
    <w:rsid w:val="00E82F53"/>
    <w:rsid w:val="00E83A29"/>
    <w:rsid w:val="00E84BDA"/>
    <w:rsid w:val="00E84FCD"/>
    <w:rsid w:val="00E867F1"/>
    <w:rsid w:val="00E87E28"/>
    <w:rsid w:val="00E90F8A"/>
    <w:rsid w:val="00E92C48"/>
    <w:rsid w:val="00E93E0A"/>
    <w:rsid w:val="00E978DC"/>
    <w:rsid w:val="00EA4B7D"/>
    <w:rsid w:val="00EA7B53"/>
    <w:rsid w:val="00EB01AD"/>
    <w:rsid w:val="00EB0EB6"/>
    <w:rsid w:val="00EB1D6A"/>
    <w:rsid w:val="00EB1EBB"/>
    <w:rsid w:val="00EB2186"/>
    <w:rsid w:val="00EB2D54"/>
    <w:rsid w:val="00EB4347"/>
    <w:rsid w:val="00EB5A05"/>
    <w:rsid w:val="00EB5B92"/>
    <w:rsid w:val="00EB5F86"/>
    <w:rsid w:val="00EC21B7"/>
    <w:rsid w:val="00EC3188"/>
    <w:rsid w:val="00EC318F"/>
    <w:rsid w:val="00EC4FC8"/>
    <w:rsid w:val="00EC6B82"/>
    <w:rsid w:val="00EC74B9"/>
    <w:rsid w:val="00ED03BE"/>
    <w:rsid w:val="00ED2124"/>
    <w:rsid w:val="00ED2AF9"/>
    <w:rsid w:val="00ED4258"/>
    <w:rsid w:val="00ED5EF4"/>
    <w:rsid w:val="00ED6214"/>
    <w:rsid w:val="00EE0B71"/>
    <w:rsid w:val="00EE1385"/>
    <w:rsid w:val="00EE1AD6"/>
    <w:rsid w:val="00EE267B"/>
    <w:rsid w:val="00EE26F4"/>
    <w:rsid w:val="00EE2D30"/>
    <w:rsid w:val="00EE4B3B"/>
    <w:rsid w:val="00EE54A5"/>
    <w:rsid w:val="00EE5814"/>
    <w:rsid w:val="00EE5ACB"/>
    <w:rsid w:val="00EF0DED"/>
    <w:rsid w:val="00EF118E"/>
    <w:rsid w:val="00EF374B"/>
    <w:rsid w:val="00EF6127"/>
    <w:rsid w:val="00EF7C9F"/>
    <w:rsid w:val="00F029E2"/>
    <w:rsid w:val="00F02AAC"/>
    <w:rsid w:val="00F044A8"/>
    <w:rsid w:val="00F05448"/>
    <w:rsid w:val="00F06A5E"/>
    <w:rsid w:val="00F10519"/>
    <w:rsid w:val="00F119BC"/>
    <w:rsid w:val="00F12083"/>
    <w:rsid w:val="00F121B0"/>
    <w:rsid w:val="00F12CED"/>
    <w:rsid w:val="00F14553"/>
    <w:rsid w:val="00F16969"/>
    <w:rsid w:val="00F16A3A"/>
    <w:rsid w:val="00F2012A"/>
    <w:rsid w:val="00F204C8"/>
    <w:rsid w:val="00F21BB9"/>
    <w:rsid w:val="00F23516"/>
    <w:rsid w:val="00F23720"/>
    <w:rsid w:val="00F237C8"/>
    <w:rsid w:val="00F24B50"/>
    <w:rsid w:val="00F267F8"/>
    <w:rsid w:val="00F27214"/>
    <w:rsid w:val="00F308C3"/>
    <w:rsid w:val="00F330A5"/>
    <w:rsid w:val="00F3370A"/>
    <w:rsid w:val="00F34042"/>
    <w:rsid w:val="00F34CD8"/>
    <w:rsid w:val="00F35EA6"/>
    <w:rsid w:val="00F35FC8"/>
    <w:rsid w:val="00F365DF"/>
    <w:rsid w:val="00F37E57"/>
    <w:rsid w:val="00F4074F"/>
    <w:rsid w:val="00F43B10"/>
    <w:rsid w:val="00F45FDD"/>
    <w:rsid w:val="00F4756C"/>
    <w:rsid w:val="00F47988"/>
    <w:rsid w:val="00F47D72"/>
    <w:rsid w:val="00F50A3F"/>
    <w:rsid w:val="00F5175E"/>
    <w:rsid w:val="00F51D01"/>
    <w:rsid w:val="00F52E76"/>
    <w:rsid w:val="00F535CB"/>
    <w:rsid w:val="00F53B19"/>
    <w:rsid w:val="00F54117"/>
    <w:rsid w:val="00F54323"/>
    <w:rsid w:val="00F54572"/>
    <w:rsid w:val="00F5465E"/>
    <w:rsid w:val="00F547F2"/>
    <w:rsid w:val="00F55882"/>
    <w:rsid w:val="00F57961"/>
    <w:rsid w:val="00F607FA"/>
    <w:rsid w:val="00F60FF7"/>
    <w:rsid w:val="00F61799"/>
    <w:rsid w:val="00F61987"/>
    <w:rsid w:val="00F62B35"/>
    <w:rsid w:val="00F62B36"/>
    <w:rsid w:val="00F6345A"/>
    <w:rsid w:val="00F638CD"/>
    <w:rsid w:val="00F6467B"/>
    <w:rsid w:val="00F662CA"/>
    <w:rsid w:val="00F67DD5"/>
    <w:rsid w:val="00F7129C"/>
    <w:rsid w:val="00F7251A"/>
    <w:rsid w:val="00F735A9"/>
    <w:rsid w:val="00F73635"/>
    <w:rsid w:val="00F75854"/>
    <w:rsid w:val="00F777A1"/>
    <w:rsid w:val="00F8096E"/>
    <w:rsid w:val="00F8428A"/>
    <w:rsid w:val="00F85624"/>
    <w:rsid w:val="00F8617C"/>
    <w:rsid w:val="00F87DB8"/>
    <w:rsid w:val="00F91222"/>
    <w:rsid w:val="00F92C98"/>
    <w:rsid w:val="00F956C2"/>
    <w:rsid w:val="00F95B25"/>
    <w:rsid w:val="00F97E99"/>
    <w:rsid w:val="00FA118C"/>
    <w:rsid w:val="00FA3855"/>
    <w:rsid w:val="00FA43E8"/>
    <w:rsid w:val="00FA5064"/>
    <w:rsid w:val="00FA79F3"/>
    <w:rsid w:val="00FA7ACF"/>
    <w:rsid w:val="00FB0165"/>
    <w:rsid w:val="00FB092A"/>
    <w:rsid w:val="00FB0AD8"/>
    <w:rsid w:val="00FB0D5C"/>
    <w:rsid w:val="00FB17DE"/>
    <w:rsid w:val="00FB2984"/>
    <w:rsid w:val="00FB348E"/>
    <w:rsid w:val="00FB6899"/>
    <w:rsid w:val="00FB6F99"/>
    <w:rsid w:val="00FC1FA1"/>
    <w:rsid w:val="00FC37B1"/>
    <w:rsid w:val="00FC542F"/>
    <w:rsid w:val="00FC562A"/>
    <w:rsid w:val="00FC57F8"/>
    <w:rsid w:val="00FC5F50"/>
    <w:rsid w:val="00FC6731"/>
    <w:rsid w:val="00FC7947"/>
    <w:rsid w:val="00FD042D"/>
    <w:rsid w:val="00FD0599"/>
    <w:rsid w:val="00FD0620"/>
    <w:rsid w:val="00FD2263"/>
    <w:rsid w:val="00FD40C2"/>
    <w:rsid w:val="00FD488D"/>
    <w:rsid w:val="00FD51E6"/>
    <w:rsid w:val="00FD6761"/>
    <w:rsid w:val="00FD6E2F"/>
    <w:rsid w:val="00FD7343"/>
    <w:rsid w:val="00FE2CFD"/>
    <w:rsid w:val="00FE4639"/>
    <w:rsid w:val="00FE5185"/>
    <w:rsid w:val="00FE58ED"/>
    <w:rsid w:val="00FE692B"/>
    <w:rsid w:val="00FE7137"/>
    <w:rsid w:val="00FF0230"/>
    <w:rsid w:val="00FF17BE"/>
    <w:rsid w:val="00FF2136"/>
    <w:rsid w:val="00FF2A89"/>
    <w:rsid w:val="00FF3C4D"/>
    <w:rsid w:val="00FF48EE"/>
    <w:rsid w:val="00FF5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E583"/>
  <w15:docId w15:val="{8C9E1E3A-4CF7-DF45-BC24-E0EBD4A6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B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semiHidden/>
    <w:unhideWhenUsed/>
    <w:qFormat/>
    <w:rsid w:val="009C79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B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1CBE"/>
  </w:style>
  <w:style w:type="paragraph" w:styleId="Header">
    <w:name w:val="header"/>
    <w:basedOn w:val="Normal"/>
    <w:link w:val="HeaderChar"/>
    <w:uiPriority w:val="99"/>
    <w:unhideWhenUsed/>
    <w:rsid w:val="00406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86"/>
  </w:style>
  <w:style w:type="paragraph" w:styleId="Footer">
    <w:name w:val="footer"/>
    <w:basedOn w:val="Normal"/>
    <w:link w:val="FooterChar"/>
    <w:uiPriority w:val="99"/>
    <w:unhideWhenUsed/>
    <w:rsid w:val="00406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86"/>
  </w:style>
  <w:style w:type="table" w:styleId="TableGrid">
    <w:name w:val="Table Grid"/>
    <w:basedOn w:val="TableNormal"/>
    <w:uiPriority w:val="39"/>
    <w:rsid w:val="00A71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343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PlainTable2">
    <w:name w:val="Plain Table 2"/>
    <w:basedOn w:val="TableNormal"/>
    <w:uiPriority w:val="42"/>
    <w:rsid w:val="00BB3D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B75D0"/>
    <w:pPr>
      <w:ind w:left="720"/>
      <w:contextualSpacing/>
    </w:pPr>
  </w:style>
  <w:style w:type="paragraph" w:styleId="NormalWeb">
    <w:name w:val="Normal (Web)"/>
    <w:basedOn w:val="Normal"/>
    <w:uiPriority w:val="99"/>
    <w:semiHidden/>
    <w:unhideWhenUsed/>
    <w:rsid w:val="00144190"/>
    <w:rPr>
      <w:rFonts w:ascii="Times New Roman" w:hAnsi="Times New Roman" w:cs="Times New Roman"/>
      <w:sz w:val="24"/>
      <w:szCs w:val="24"/>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EE26F4"/>
    <w:pPr>
      <w:spacing w:after="100"/>
    </w:pPr>
  </w:style>
  <w:style w:type="character" w:styleId="Hyperlink">
    <w:name w:val="Hyperlink"/>
    <w:basedOn w:val="DefaultParagraphFont"/>
    <w:uiPriority w:val="99"/>
    <w:unhideWhenUsed/>
    <w:rsid w:val="00EE26F4"/>
    <w:rPr>
      <w:color w:val="0563C1" w:themeColor="hyperlink"/>
      <w:u w:val="single"/>
    </w:rPr>
  </w:style>
  <w:style w:type="character" w:customStyle="1" w:styleId="Heading2Char">
    <w:name w:val="Heading 2 Char"/>
    <w:basedOn w:val="DefaultParagraphFont"/>
    <w:link w:val="Heading2"/>
    <w:uiPriority w:val="9"/>
    <w:semiHidden/>
    <w:rsid w:val="009C79D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9C7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22">
      <w:bodyDiv w:val="1"/>
      <w:marLeft w:val="0"/>
      <w:marRight w:val="0"/>
      <w:marTop w:val="0"/>
      <w:marBottom w:val="0"/>
      <w:divBdr>
        <w:top w:val="none" w:sz="0" w:space="0" w:color="auto"/>
        <w:left w:val="none" w:sz="0" w:space="0" w:color="auto"/>
        <w:bottom w:val="none" w:sz="0" w:space="0" w:color="auto"/>
        <w:right w:val="none" w:sz="0" w:space="0" w:color="auto"/>
      </w:divBdr>
    </w:div>
    <w:div w:id="27029069">
      <w:bodyDiv w:val="1"/>
      <w:marLeft w:val="0"/>
      <w:marRight w:val="0"/>
      <w:marTop w:val="0"/>
      <w:marBottom w:val="0"/>
      <w:divBdr>
        <w:top w:val="none" w:sz="0" w:space="0" w:color="auto"/>
        <w:left w:val="none" w:sz="0" w:space="0" w:color="auto"/>
        <w:bottom w:val="none" w:sz="0" w:space="0" w:color="auto"/>
        <w:right w:val="none" w:sz="0" w:space="0" w:color="auto"/>
      </w:divBdr>
    </w:div>
    <w:div w:id="76556908">
      <w:bodyDiv w:val="1"/>
      <w:marLeft w:val="0"/>
      <w:marRight w:val="0"/>
      <w:marTop w:val="0"/>
      <w:marBottom w:val="0"/>
      <w:divBdr>
        <w:top w:val="none" w:sz="0" w:space="0" w:color="auto"/>
        <w:left w:val="none" w:sz="0" w:space="0" w:color="auto"/>
        <w:bottom w:val="none" w:sz="0" w:space="0" w:color="auto"/>
        <w:right w:val="none" w:sz="0" w:space="0" w:color="auto"/>
      </w:divBdr>
    </w:div>
    <w:div w:id="113016609">
      <w:bodyDiv w:val="1"/>
      <w:marLeft w:val="0"/>
      <w:marRight w:val="0"/>
      <w:marTop w:val="0"/>
      <w:marBottom w:val="0"/>
      <w:divBdr>
        <w:top w:val="none" w:sz="0" w:space="0" w:color="auto"/>
        <w:left w:val="none" w:sz="0" w:space="0" w:color="auto"/>
        <w:bottom w:val="none" w:sz="0" w:space="0" w:color="auto"/>
        <w:right w:val="none" w:sz="0" w:space="0" w:color="auto"/>
      </w:divBdr>
    </w:div>
    <w:div w:id="116338647">
      <w:bodyDiv w:val="1"/>
      <w:marLeft w:val="0"/>
      <w:marRight w:val="0"/>
      <w:marTop w:val="0"/>
      <w:marBottom w:val="0"/>
      <w:divBdr>
        <w:top w:val="none" w:sz="0" w:space="0" w:color="auto"/>
        <w:left w:val="none" w:sz="0" w:space="0" w:color="auto"/>
        <w:bottom w:val="none" w:sz="0" w:space="0" w:color="auto"/>
        <w:right w:val="none" w:sz="0" w:space="0" w:color="auto"/>
      </w:divBdr>
    </w:div>
    <w:div w:id="120272975">
      <w:bodyDiv w:val="1"/>
      <w:marLeft w:val="0"/>
      <w:marRight w:val="0"/>
      <w:marTop w:val="0"/>
      <w:marBottom w:val="0"/>
      <w:divBdr>
        <w:top w:val="none" w:sz="0" w:space="0" w:color="auto"/>
        <w:left w:val="none" w:sz="0" w:space="0" w:color="auto"/>
        <w:bottom w:val="none" w:sz="0" w:space="0" w:color="auto"/>
        <w:right w:val="none" w:sz="0" w:space="0" w:color="auto"/>
      </w:divBdr>
    </w:div>
    <w:div w:id="147333026">
      <w:bodyDiv w:val="1"/>
      <w:marLeft w:val="0"/>
      <w:marRight w:val="0"/>
      <w:marTop w:val="0"/>
      <w:marBottom w:val="0"/>
      <w:divBdr>
        <w:top w:val="none" w:sz="0" w:space="0" w:color="auto"/>
        <w:left w:val="none" w:sz="0" w:space="0" w:color="auto"/>
        <w:bottom w:val="none" w:sz="0" w:space="0" w:color="auto"/>
        <w:right w:val="none" w:sz="0" w:space="0" w:color="auto"/>
      </w:divBdr>
    </w:div>
    <w:div w:id="186188211">
      <w:bodyDiv w:val="1"/>
      <w:marLeft w:val="0"/>
      <w:marRight w:val="0"/>
      <w:marTop w:val="0"/>
      <w:marBottom w:val="0"/>
      <w:divBdr>
        <w:top w:val="none" w:sz="0" w:space="0" w:color="auto"/>
        <w:left w:val="none" w:sz="0" w:space="0" w:color="auto"/>
        <w:bottom w:val="none" w:sz="0" w:space="0" w:color="auto"/>
        <w:right w:val="none" w:sz="0" w:space="0" w:color="auto"/>
      </w:divBdr>
    </w:div>
    <w:div w:id="187302479">
      <w:bodyDiv w:val="1"/>
      <w:marLeft w:val="0"/>
      <w:marRight w:val="0"/>
      <w:marTop w:val="0"/>
      <w:marBottom w:val="0"/>
      <w:divBdr>
        <w:top w:val="none" w:sz="0" w:space="0" w:color="auto"/>
        <w:left w:val="none" w:sz="0" w:space="0" w:color="auto"/>
        <w:bottom w:val="none" w:sz="0" w:space="0" w:color="auto"/>
        <w:right w:val="none" w:sz="0" w:space="0" w:color="auto"/>
      </w:divBdr>
    </w:div>
    <w:div w:id="201208518">
      <w:bodyDiv w:val="1"/>
      <w:marLeft w:val="0"/>
      <w:marRight w:val="0"/>
      <w:marTop w:val="0"/>
      <w:marBottom w:val="0"/>
      <w:divBdr>
        <w:top w:val="none" w:sz="0" w:space="0" w:color="auto"/>
        <w:left w:val="none" w:sz="0" w:space="0" w:color="auto"/>
        <w:bottom w:val="none" w:sz="0" w:space="0" w:color="auto"/>
        <w:right w:val="none" w:sz="0" w:space="0" w:color="auto"/>
      </w:divBdr>
    </w:div>
    <w:div w:id="206843992">
      <w:bodyDiv w:val="1"/>
      <w:marLeft w:val="0"/>
      <w:marRight w:val="0"/>
      <w:marTop w:val="0"/>
      <w:marBottom w:val="0"/>
      <w:divBdr>
        <w:top w:val="none" w:sz="0" w:space="0" w:color="auto"/>
        <w:left w:val="none" w:sz="0" w:space="0" w:color="auto"/>
        <w:bottom w:val="none" w:sz="0" w:space="0" w:color="auto"/>
        <w:right w:val="none" w:sz="0" w:space="0" w:color="auto"/>
      </w:divBdr>
    </w:div>
    <w:div w:id="213928740">
      <w:bodyDiv w:val="1"/>
      <w:marLeft w:val="0"/>
      <w:marRight w:val="0"/>
      <w:marTop w:val="0"/>
      <w:marBottom w:val="0"/>
      <w:divBdr>
        <w:top w:val="none" w:sz="0" w:space="0" w:color="auto"/>
        <w:left w:val="none" w:sz="0" w:space="0" w:color="auto"/>
        <w:bottom w:val="none" w:sz="0" w:space="0" w:color="auto"/>
        <w:right w:val="none" w:sz="0" w:space="0" w:color="auto"/>
      </w:divBdr>
    </w:div>
    <w:div w:id="227154917">
      <w:bodyDiv w:val="1"/>
      <w:marLeft w:val="0"/>
      <w:marRight w:val="0"/>
      <w:marTop w:val="0"/>
      <w:marBottom w:val="0"/>
      <w:divBdr>
        <w:top w:val="none" w:sz="0" w:space="0" w:color="auto"/>
        <w:left w:val="none" w:sz="0" w:space="0" w:color="auto"/>
        <w:bottom w:val="none" w:sz="0" w:space="0" w:color="auto"/>
        <w:right w:val="none" w:sz="0" w:space="0" w:color="auto"/>
      </w:divBdr>
    </w:div>
    <w:div w:id="234585089">
      <w:bodyDiv w:val="1"/>
      <w:marLeft w:val="0"/>
      <w:marRight w:val="0"/>
      <w:marTop w:val="0"/>
      <w:marBottom w:val="0"/>
      <w:divBdr>
        <w:top w:val="none" w:sz="0" w:space="0" w:color="auto"/>
        <w:left w:val="none" w:sz="0" w:space="0" w:color="auto"/>
        <w:bottom w:val="none" w:sz="0" w:space="0" w:color="auto"/>
        <w:right w:val="none" w:sz="0" w:space="0" w:color="auto"/>
      </w:divBdr>
    </w:div>
    <w:div w:id="240454440">
      <w:bodyDiv w:val="1"/>
      <w:marLeft w:val="0"/>
      <w:marRight w:val="0"/>
      <w:marTop w:val="0"/>
      <w:marBottom w:val="0"/>
      <w:divBdr>
        <w:top w:val="none" w:sz="0" w:space="0" w:color="auto"/>
        <w:left w:val="none" w:sz="0" w:space="0" w:color="auto"/>
        <w:bottom w:val="none" w:sz="0" w:space="0" w:color="auto"/>
        <w:right w:val="none" w:sz="0" w:space="0" w:color="auto"/>
      </w:divBdr>
    </w:div>
    <w:div w:id="241255825">
      <w:bodyDiv w:val="1"/>
      <w:marLeft w:val="0"/>
      <w:marRight w:val="0"/>
      <w:marTop w:val="0"/>
      <w:marBottom w:val="0"/>
      <w:divBdr>
        <w:top w:val="none" w:sz="0" w:space="0" w:color="auto"/>
        <w:left w:val="none" w:sz="0" w:space="0" w:color="auto"/>
        <w:bottom w:val="none" w:sz="0" w:space="0" w:color="auto"/>
        <w:right w:val="none" w:sz="0" w:space="0" w:color="auto"/>
      </w:divBdr>
    </w:div>
    <w:div w:id="250283821">
      <w:bodyDiv w:val="1"/>
      <w:marLeft w:val="0"/>
      <w:marRight w:val="0"/>
      <w:marTop w:val="0"/>
      <w:marBottom w:val="0"/>
      <w:divBdr>
        <w:top w:val="none" w:sz="0" w:space="0" w:color="auto"/>
        <w:left w:val="none" w:sz="0" w:space="0" w:color="auto"/>
        <w:bottom w:val="none" w:sz="0" w:space="0" w:color="auto"/>
        <w:right w:val="none" w:sz="0" w:space="0" w:color="auto"/>
      </w:divBdr>
    </w:div>
    <w:div w:id="273220126">
      <w:bodyDiv w:val="1"/>
      <w:marLeft w:val="0"/>
      <w:marRight w:val="0"/>
      <w:marTop w:val="0"/>
      <w:marBottom w:val="0"/>
      <w:divBdr>
        <w:top w:val="none" w:sz="0" w:space="0" w:color="auto"/>
        <w:left w:val="none" w:sz="0" w:space="0" w:color="auto"/>
        <w:bottom w:val="none" w:sz="0" w:space="0" w:color="auto"/>
        <w:right w:val="none" w:sz="0" w:space="0" w:color="auto"/>
      </w:divBdr>
    </w:div>
    <w:div w:id="281502095">
      <w:bodyDiv w:val="1"/>
      <w:marLeft w:val="0"/>
      <w:marRight w:val="0"/>
      <w:marTop w:val="0"/>
      <w:marBottom w:val="0"/>
      <w:divBdr>
        <w:top w:val="none" w:sz="0" w:space="0" w:color="auto"/>
        <w:left w:val="none" w:sz="0" w:space="0" w:color="auto"/>
        <w:bottom w:val="none" w:sz="0" w:space="0" w:color="auto"/>
        <w:right w:val="none" w:sz="0" w:space="0" w:color="auto"/>
      </w:divBdr>
    </w:div>
    <w:div w:id="286157184">
      <w:bodyDiv w:val="1"/>
      <w:marLeft w:val="0"/>
      <w:marRight w:val="0"/>
      <w:marTop w:val="0"/>
      <w:marBottom w:val="0"/>
      <w:divBdr>
        <w:top w:val="none" w:sz="0" w:space="0" w:color="auto"/>
        <w:left w:val="none" w:sz="0" w:space="0" w:color="auto"/>
        <w:bottom w:val="none" w:sz="0" w:space="0" w:color="auto"/>
        <w:right w:val="none" w:sz="0" w:space="0" w:color="auto"/>
      </w:divBdr>
    </w:div>
    <w:div w:id="294067845">
      <w:bodyDiv w:val="1"/>
      <w:marLeft w:val="0"/>
      <w:marRight w:val="0"/>
      <w:marTop w:val="0"/>
      <w:marBottom w:val="0"/>
      <w:divBdr>
        <w:top w:val="none" w:sz="0" w:space="0" w:color="auto"/>
        <w:left w:val="none" w:sz="0" w:space="0" w:color="auto"/>
        <w:bottom w:val="none" w:sz="0" w:space="0" w:color="auto"/>
        <w:right w:val="none" w:sz="0" w:space="0" w:color="auto"/>
      </w:divBdr>
    </w:div>
    <w:div w:id="319118770">
      <w:bodyDiv w:val="1"/>
      <w:marLeft w:val="0"/>
      <w:marRight w:val="0"/>
      <w:marTop w:val="0"/>
      <w:marBottom w:val="0"/>
      <w:divBdr>
        <w:top w:val="none" w:sz="0" w:space="0" w:color="auto"/>
        <w:left w:val="none" w:sz="0" w:space="0" w:color="auto"/>
        <w:bottom w:val="none" w:sz="0" w:space="0" w:color="auto"/>
        <w:right w:val="none" w:sz="0" w:space="0" w:color="auto"/>
      </w:divBdr>
    </w:div>
    <w:div w:id="321273188">
      <w:bodyDiv w:val="1"/>
      <w:marLeft w:val="0"/>
      <w:marRight w:val="0"/>
      <w:marTop w:val="0"/>
      <w:marBottom w:val="0"/>
      <w:divBdr>
        <w:top w:val="none" w:sz="0" w:space="0" w:color="auto"/>
        <w:left w:val="none" w:sz="0" w:space="0" w:color="auto"/>
        <w:bottom w:val="none" w:sz="0" w:space="0" w:color="auto"/>
        <w:right w:val="none" w:sz="0" w:space="0" w:color="auto"/>
      </w:divBdr>
    </w:div>
    <w:div w:id="323826920">
      <w:bodyDiv w:val="1"/>
      <w:marLeft w:val="0"/>
      <w:marRight w:val="0"/>
      <w:marTop w:val="0"/>
      <w:marBottom w:val="0"/>
      <w:divBdr>
        <w:top w:val="none" w:sz="0" w:space="0" w:color="auto"/>
        <w:left w:val="none" w:sz="0" w:space="0" w:color="auto"/>
        <w:bottom w:val="none" w:sz="0" w:space="0" w:color="auto"/>
        <w:right w:val="none" w:sz="0" w:space="0" w:color="auto"/>
      </w:divBdr>
    </w:div>
    <w:div w:id="333803378">
      <w:bodyDiv w:val="1"/>
      <w:marLeft w:val="0"/>
      <w:marRight w:val="0"/>
      <w:marTop w:val="0"/>
      <w:marBottom w:val="0"/>
      <w:divBdr>
        <w:top w:val="none" w:sz="0" w:space="0" w:color="auto"/>
        <w:left w:val="none" w:sz="0" w:space="0" w:color="auto"/>
        <w:bottom w:val="none" w:sz="0" w:space="0" w:color="auto"/>
        <w:right w:val="none" w:sz="0" w:space="0" w:color="auto"/>
      </w:divBdr>
    </w:div>
    <w:div w:id="344018120">
      <w:bodyDiv w:val="1"/>
      <w:marLeft w:val="0"/>
      <w:marRight w:val="0"/>
      <w:marTop w:val="0"/>
      <w:marBottom w:val="0"/>
      <w:divBdr>
        <w:top w:val="none" w:sz="0" w:space="0" w:color="auto"/>
        <w:left w:val="none" w:sz="0" w:space="0" w:color="auto"/>
        <w:bottom w:val="none" w:sz="0" w:space="0" w:color="auto"/>
        <w:right w:val="none" w:sz="0" w:space="0" w:color="auto"/>
      </w:divBdr>
    </w:div>
    <w:div w:id="347341367">
      <w:bodyDiv w:val="1"/>
      <w:marLeft w:val="0"/>
      <w:marRight w:val="0"/>
      <w:marTop w:val="0"/>
      <w:marBottom w:val="0"/>
      <w:divBdr>
        <w:top w:val="none" w:sz="0" w:space="0" w:color="auto"/>
        <w:left w:val="none" w:sz="0" w:space="0" w:color="auto"/>
        <w:bottom w:val="none" w:sz="0" w:space="0" w:color="auto"/>
        <w:right w:val="none" w:sz="0" w:space="0" w:color="auto"/>
      </w:divBdr>
    </w:div>
    <w:div w:id="397288030">
      <w:bodyDiv w:val="1"/>
      <w:marLeft w:val="0"/>
      <w:marRight w:val="0"/>
      <w:marTop w:val="0"/>
      <w:marBottom w:val="0"/>
      <w:divBdr>
        <w:top w:val="none" w:sz="0" w:space="0" w:color="auto"/>
        <w:left w:val="none" w:sz="0" w:space="0" w:color="auto"/>
        <w:bottom w:val="none" w:sz="0" w:space="0" w:color="auto"/>
        <w:right w:val="none" w:sz="0" w:space="0" w:color="auto"/>
      </w:divBdr>
    </w:div>
    <w:div w:id="423576587">
      <w:bodyDiv w:val="1"/>
      <w:marLeft w:val="0"/>
      <w:marRight w:val="0"/>
      <w:marTop w:val="0"/>
      <w:marBottom w:val="0"/>
      <w:divBdr>
        <w:top w:val="none" w:sz="0" w:space="0" w:color="auto"/>
        <w:left w:val="none" w:sz="0" w:space="0" w:color="auto"/>
        <w:bottom w:val="none" w:sz="0" w:space="0" w:color="auto"/>
        <w:right w:val="none" w:sz="0" w:space="0" w:color="auto"/>
      </w:divBdr>
    </w:div>
    <w:div w:id="459225284">
      <w:bodyDiv w:val="1"/>
      <w:marLeft w:val="0"/>
      <w:marRight w:val="0"/>
      <w:marTop w:val="0"/>
      <w:marBottom w:val="0"/>
      <w:divBdr>
        <w:top w:val="none" w:sz="0" w:space="0" w:color="auto"/>
        <w:left w:val="none" w:sz="0" w:space="0" w:color="auto"/>
        <w:bottom w:val="none" w:sz="0" w:space="0" w:color="auto"/>
        <w:right w:val="none" w:sz="0" w:space="0" w:color="auto"/>
      </w:divBdr>
    </w:div>
    <w:div w:id="474494419">
      <w:bodyDiv w:val="1"/>
      <w:marLeft w:val="0"/>
      <w:marRight w:val="0"/>
      <w:marTop w:val="0"/>
      <w:marBottom w:val="0"/>
      <w:divBdr>
        <w:top w:val="none" w:sz="0" w:space="0" w:color="auto"/>
        <w:left w:val="none" w:sz="0" w:space="0" w:color="auto"/>
        <w:bottom w:val="none" w:sz="0" w:space="0" w:color="auto"/>
        <w:right w:val="none" w:sz="0" w:space="0" w:color="auto"/>
      </w:divBdr>
    </w:div>
    <w:div w:id="488637982">
      <w:bodyDiv w:val="1"/>
      <w:marLeft w:val="0"/>
      <w:marRight w:val="0"/>
      <w:marTop w:val="0"/>
      <w:marBottom w:val="0"/>
      <w:divBdr>
        <w:top w:val="none" w:sz="0" w:space="0" w:color="auto"/>
        <w:left w:val="none" w:sz="0" w:space="0" w:color="auto"/>
        <w:bottom w:val="none" w:sz="0" w:space="0" w:color="auto"/>
        <w:right w:val="none" w:sz="0" w:space="0" w:color="auto"/>
      </w:divBdr>
    </w:div>
    <w:div w:id="497234376">
      <w:bodyDiv w:val="1"/>
      <w:marLeft w:val="0"/>
      <w:marRight w:val="0"/>
      <w:marTop w:val="0"/>
      <w:marBottom w:val="0"/>
      <w:divBdr>
        <w:top w:val="none" w:sz="0" w:space="0" w:color="auto"/>
        <w:left w:val="none" w:sz="0" w:space="0" w:color="auto"/>
        <w:bottom w:val="none" w:sz="0" w:space="0" w:color="auto"/>
        <w:right w:val="none" w:sz="0" w:space="0" w:color="auto"/>
      </w:divBdr>
    </w:div>
    <w:div w:id="545794656">
      <w:bodyDiv w:val="1"/>
      <w:marLeft w:val="0"/>
      <w:marRight w:val="0"/>
      <w:marTop w:val="0"/>
      <w:marBottom w:val="0"/>
      <w:divBdr>
        <w:top w:val="none" w:sz="0" w:space="0" w:color="auto"/>
        <w:left w:val="none" w:sz="0" w:space="0" w:color="auto"/>
        <w:bottom w:val="none" w:sz="0" w:space="0" w:color="auto"/>
        <w:right w:val="none" w:sz="0" w:space="0" w:color="auto"/>
      </w:divBdr>
    </w:div>
    <w:div w:id="549345140">
      <w:bodyDiv w:val="1"/>
      <w:marLeft w:val="0"/>
      <w:marRight w:val="0"/>
      <w:marTop w:val="0"/>
      <w:marBottom w:val="0"/>
      <w:divBdr>
        <w:top w:val="none" w:sz="0" w:space="0" w:color="auto"/>
        <w:left w:val="none" w:sz="0" w:space="0" w:color="auto"/>
        <w:bottom w:val="none" w:sz="0" w:space="0" w:color="auto"/>
        <w:right w:val="none" w:sz="0" w:space="0" w:color="auto"/>
      </w:divBdr>
    </w:div>
    <w:div w:id="560168111">
      <w:bodyDiv w:val="1"/>
      <w:marLeft w:val="0"/>
      <w:marRight w:val="0"/>
      <w:marTop w:val="0"/>
      <w:marBottom w:val="0"/>
      <w:divBdr>
        <w:top w:val="none" w:sz="0" w:space="0" w:color="auto"/>
        <w:left w:val="none" w:sz="0" w:space="0" w:color="auto"/>
        <w:bottom w:val="none" w:sz="0" w:space="0" w:color="auto"/>
        <w:right w:val="none" w:sz="0" w:space="0" w:color="auto"/>
      </w:divBdr>
    </w:div>
    <w:div w:id="561332085">
      <w:bodyDiv w:val="1"/>
      <w:marLeft w:val="0"/>
      <w:marRight w:val="0"/>
      <w:marTop w:val="0"/>
      <w:marBottom w:val="0"/>
      <w:divBdr>
        <w:top w:val="none" w:sz="0" w:space="0" w:color="auto"/>
        <w:left w:val="none" w:sz="0" w:space="0" w:color="auto"/>
        <w:bottom w:val="none" w:sz="0" w:space="0" w:color="auto"/>
        <w:right w:val="none" w:sz="0" w:space="0" w:color="auto"/>
      </w:divBdr>
    </w:div>
    <w:div w:id="586574056">
      <w:bodyDiv w:val="1"/>
      <w:marLeft w:val="0"/>
      <w:marRight w:val="0"/>
      <w:marTop w:val="0"/>
      <w:marBottom w:val="0"/>
      <w:divBdr>
        <w:top w:val="none" w:sz="0" w:space="0" w:color="auto"/>
        <w:left w:val="none" w:sz="0" w:space="0" w:color="auto"/>
        <w:bottom w:val="none" w:sz="0" w:space="0" w:color="auto"/>
        <w:right w:val="none" w:sz="0" w:space="0" w:color="auto"/>
      </w:divBdr>
    </w:div>
    <w:div w:id="588348285">
      <w:bodyDiv w:val="1"/>
      <w:marLeft w:val="0"/>
      <w:marRight w:val="0"/>
      <w:marTop w:val="0"/>
      <w:marBottom w:val="0"/>
      <w:divBdr>
        <w:top w:val="none" w:sz="0" w:space="0" w:color="auto"/>
        <w:left w:val="none" w:sz="0" w:space="0" w:color="auto"/>
        <w:bottom w:val="none" w:sz="0" w:space="0" w:color="auto"/>
        <w:right w:val="none" w:sz="0" w:space="0" w:color="auto"/>
      </w:divBdr>
    </w:div>
    <w:div w:id="623118116">
      <w:bodyDiv w:val="1"/>
      <w:marLeft w:val="0"/>
      <w:marRight w:val="0"/>
      <w:marTop w:val="0"/>
      <w:marBottom w:val="0"/>
      <w:divBdr>
        <w:top w:val="none" w:sz="0" w:space="0" w:color="auto"/>
        <w:left w:val="none" w:sz="0" w:space="0" w:color="auto"/>
        <w:bottom w:val="none" w:sz="0" w:space="0" w:color="auto"/>
        <w:right w:val="none" w:sz="0" w:space="0" w:color="auto"/>
      </w:divBdr>
    </w:div>
    <w:div w:id="637343680">
      <w:bodyDiv w:val="1"/>
      <w:marLeft w:val="0"/>
      <w:marRight w:val="0"/>
      <w:marTop w:val="0"/>
      <w:marBottom w:val="0"/>
      <w:divBdr>
        <w:top w:val="none" w:sz="0" w:space="0" w:color="auto"/>
        <w:left w:val="none" w:sz="0" w:space="0" w:color="auto"/>
        <w:bottom w:val="none" w:sz="0" w:space="0" w:color="auto"/>
        <w:right w:val="none" w:sz="0" w:space="0" w:color="auto"/>
      </w:divBdr>
    </w:div>
    <w:div w:id="649285946">
      <w:bodyDiv w:val="1"/>
      <w:marLeft w:val="0"/>
      <w:marRight w:val="0"/>
      <w:marTop w:val="0"/>
      <w:marBottom w:val="0"/>
      <w:divBdr>
        <w:top w:val="none" w:sz="0" w:space="0" w:color="auto"/>
        <w:left w:val="none" w:sz="0" w:space="0" w:color="auto"/>
        <w:bottom w:val="none" w:sz="0" w:space="0" w:color="auto"/>
        <w:right w:val="none" w:sz="0" w:space="0" w:color="auto"/>
      </w:divBdr>
    </w:div>
    <w:div w:id="655501503">
      <w:bodyDiv w:val="1"/>
      <w:marLeft w:val="0"/>
      <w:marRight w:val="0"/>
      <w:marTop w:val="0"/>
      <w:marBottom w:val="0"/>
      <w:divBdr>
        <w:top w:val="none" w:sz="0" w:space="0" w:color="auto"/>
        <w:left w:val="none" w:sz="0" w:space="0" w:color="auto"/>
        <w:bottom w:val="none" w:sz="0" w:space="0" w:color="auto"/>
        <w:right w:val="none" w:sz="0" w:space="0" w:color="auto"/>
      </w:divBdr>
    </w:div>
    <w:div w:id="678775705">
      <w:bodyDiv w:val="1"/>
      <w:marLeft w:val="0"/>
      <w:marRight w:val="0"/>
      <w:marTop w:val="0"/>
      <w:marBottom w:val="0"/>
      <w:divBdr>
        <w:top w:val="none" w:sz="0" w:space="0" w:color="auto"/>
        <w:left w:val="none" w:sz="0" w:space="0" w:color="auto"/>
        <w:bottom w:val="none" w:sz="0" w:space="0" w:color="auto"/>
        <w:right w:val="none" w:sz="0" w:space="0" w:color="auto"/>
      </w:divBdr>
    </w:div>
    <w:div w:id="684744102">
      <w:bodyDiv w:val="1"/>
      <w:marLeft w:val="0"/>
      <w:marRight w:val="0"/>
      <w:marTop w:val="0"/>
      <w:marBottom w:val="0"/>
      <w:divBdr>
        <w:top w:val="none" w:sz="0" w:space="0" w:color="auto"/>
        <w:left w:val="none" w:sz="0" w:space="0" w:color="auto"/>
        <w:bottom w:val="none" w:sz="0" w:space="0" w:color="auto"/>
        <w:right w:val="none" w:sz="0" w:space="0" w:color="auto"/>
      </w:divBdr>
    </w:div>
    <w:div w:id="721052189">
      <w:bodyDiv w:val="1"/>
      <w:marLeft w:val="0"/>
      <w:marRight w:val="0"/>
      <w:marTop w:val="0"/>
      <w:marBottom w:val="0"/>
      <w:divBdr>
        <w:top w:val="none" w:sz="0" w:space="0" w:color="auto"/>
        <w:left w:val="none" w:sz="0" w:space="0" w:color="auto"/>
        <w:bottom w:val="none" w:sz="0" w:space="0" w:color="auto"/>
        <w:right w:val="none" w:sz="0" w:space="0" w:color="auto"/>
      </w:divBdr>
    </w:div>
    <w:div w:id="725953853">
      <w:bodyDiv w:val="1"/>
      <w:marLeft w:val="0"/>
      <w:marRight w:val="0"/>
      <w:marTop w:val="0"/>
      <w:marBottom w:val="0"/>
      <w:divBdr>
        <w:top w:val="none" w:sz="0" w:space="0" w:color="auto"/>
        <w:left w:val="none" w:sz="0" w:space="0" w:color="auto"/>
        <w:bottom w:val="none" w:sz="0" w:space="0" w:color="auto"/>
        <w:right w:val="none" w:sz="0" w:space="0" w:color="auto"/>
      </w:divBdr>
    </w:div>
    <w:div w:id="749930396">
      <w:bodyDiv w:val="1"/>
      <w:marLeft w:val="0"/>
      <w:marRight w:val="0"/>
      <w:marTop w:val="0"/>
      <w:marBottom w:val="0"/>
      <w:divBdr>
        <w:top w:val="none" w:sz="0" w:space="0" w:color="auto"/>
        <w:left w:val="none" w:sz="0" w:space="0" w:color="auto"/>
        <w:bottom w:val="none" w:sz="0" w:space="0" w:color="auto"/>
        <w:right w:val="none" w:sz="0" w:space="0" w:color="auto"/>
      </w:divBdr>
    </w:div>
    <w:div w:id="774908044">
      <w:bodyDiv w:val="1"/>
      <w:marLeft w:val="0"/>
      <w:marRight w:val="0"/>
      <w:marTop w:val="0"/>
      <w:marBottom w:val="0"/>
      <w:divBdr>
        <w:top w:val="none" w:sz="0" w:space="0" w:color="auto"/>
        <w:left w:val="none" w:sz="0" w:space="0" w:color="auto"/>
        <w:bottom w:val="none" w:sz="0" w:space="0" w:color="auto"/>
        <w:right w:val="none" w:sz="0" w:space="0" w:color="auto"/>
      </w:divBdr>
    </w:div>
    <w:div w:id="775248806">
      <w:bodyDiv w:val="1"/>
      <w:marLeft w:val="0"/>
      <w:marRight w:val="0"/>
      <w:marTop w:val="0"/>
      <w:marBottom w:val="0"/>
      <w:divBdr>
        <w:top w:val="none" w:sz="0" w:space="0" w:color="auto"/>
        <w:left w:val="none" w:sz="0" w:space="0" w:color="auto"/>
        <w:bottom w:val="none" w:sz="0" w:space="0" w:color="auto"/>
        <w:right w:val="none" w:sz="0" w:space="0" w:color="auto"/>
      </w:divBdr>
    </w:div>
    <w:div w:id="803741573">
      <w:bodyDiv w:val="1"/>
      <w:marLeft w:val="0"/>
      <w:marRight w:val="0"/>
      <w:marTop w:val="0"/>
      <w:marBottom w:val="0"/>
      <w:divBdr>
        <w:top w:val="none" w:sz="0" w:space="0" w:color="auto"/>
        <w:left w:val="none" w:sz="0" w:space="0" w:color="auto"/>
        <w:bottom w:val="none" w:sz="0" w:space="0" w:color="auto"/>
        <w:right w:val="none" w:sz="0" w:space="0" w:color="auto"/>
      </w:divBdr>
    </w:div>
    <w:div w:id="807822304">
      <w:bodyDiv w:val="1"/>
      <w:marLeft w:val="0"/>
      <w:marRight w:val="0"/>
      <w:marTop w:val="0"/>
      <w:marBottom w:val="0"/>
      <w:divBdr>
        <w:top w:val="none" w:sz="0" w:space="0" w:color="auto"/>
        <w:left w:val="none" w:sz="0" w:space="0" w:color="auto"/>
        <w:bottom w:val="none" w:sz="0" w:space="0" w:color="auto"/>
        <w:right w:val="none" w:sz="0" w:space="0" w:color="auto"/>
      </w:divBdr>
    </w:div>
    <w:div w:id="850995312">
      <w:bodyDiv w:val="1"/>
      <w:marLeft w:val="0"/>
      <w:marRight w:val="0"/>
      <w:marTop w:val="0"/>
      <w:marBottom w:val="0"/>
      <w:divBdr>
        <w:top w:val="none" w:sz="0" w:space="0" w:color="auto"/>
        <w:left w:val="none" w:sz="0" w:space="0" w:color="auto"/>
        <w:bottom w:val="none" w:sz="0" w:space="0" w:color="auto"/>
        <w:right w:val="none" w:sz="0" w:space="0" w:color="auto"/>
      </w:divBdr>
    </w:div>
    <w:div w:id="859275155">
      <w:bodyDiv w:val="1"/>
      <w:marLeft w:val="0"/>
      <w:marRight w:val="0"/>
      <w:marTop w:val="0"/>
      <w:marBottom w:val="0"/>
      <w:divBdr>
        <w:top w:val="none" w:sz="0" w:space="0" w:color="auto"/>
        <w:left w:val="none" w:sz="0" w:space="0" w:color="auto"/>
        <w:bottom w:val="none" w:sz="0" w:space="0" w:color="auto"/>
        <w:right w:val="none" w:sz="0" w:space="0" w:color="auto"/>
      </w:divBdr>
    </w:div>
    <w:div w:id="862862390">
      <w:bodyDiv w:val="1"/>
      <w:marLeft w:val="0"/>
      <w:marRight w:val="0"/>
      <w:marTop w:val="0"/>
      <w:marBottom w:val="0"/>
      <w:divBdr>
        <w:top w:val="none" w:sz="0" w:space="0" w:color="auto"/>
        <w:left w:val="none" w:sz="0" w:space="0" w:color="auto"/>
        <w:bottom w:val="none" w:sz="0" w:space="0" w:color="auto"/>
        <w:right w:val="none" w:sz="0" w:space="0" w:color="auto"/>
      </w:divBdr>
    </w:div>
    <w:div w:id="880171034">
      <w:bodyDiv w:val="1"/>
      <w:marLeft w:val="0"/>
      <w:marRight w:val="0"/>
      <w:marTop w:val="0"/>
      <w:marBottom w:val="0"/>
      <w:divBdr>
        <w:top w:val="none" w:sz="0" w:space="0" w:color="auto"/>
        <w:left w:val="none" w:sz="0" w:space="0" w:color="auto"/>
        <w:bottom w:val="none" w:sz="0" w:space="0" w:color="auto"/>
        <w:right w:val="none" w:sz="0" w:space="0" w:color="auto"/>
      </w:divBdr>
    </w:div>
    <w:div w:id="913777136">
      <w:bodyDiv w:val="1"/>
      <w:marLeft w:val="0"/>
      <w:marRight w:val="0"/>
      <w:marTop w:val="0"/>
      <w:marBottom w:val="0"/>
      <w:divBdr>
        <w:top w:val="none" w:sz="0" w:space="0" w:color="auto"/>
        <w:left w:val="none" w:sz="0" w:space="0" w:color="auto"/>
        <w:bottom w:val="none" w:sz="0" w:space="0" w:color="auto"/>
        <w:right w:val="none" w:sz="0" w:space="0" w:color="auto"/>
      </w:divBdr>
    </w:div>
    <w:div w:id="939029550">
      <w:bodyDiv w:val="1"/>
      <w:marLeft w:val="0"/>
      <w:marRight w:val="0"/>
      <w:marTop w:val="0"/>
      <w:marBottom w:val="0"/>
      <w:divBdr>
        <w:top w:val="none" w:sz="0" w:space="0" w:color="auto"/>
        <w:left w:val="none" w:sz="0" w:space="0" w:color="auto"/>
        <w:bottom w:val="none" w:sz="0" w:space="0" w:color="auto"/>
        <w:right w:val="none" w:sz="0" w:space="0" w:color="auto"/>
      </w:divBdr>
    </w:div>
    <w:div w:id="948659452">
      <w:bodyDiv w:val="1"/>
      <w:marLeft w:val="0"/>
      <w:marRight w:val="0"/>
      <w:marTop w:val="0"/>
      <w:marBottom w:val="0"/>
      <w:divBdr>
        <w:top w:val="none" w:sz="0" w:space="0" w:color="auto"/>
        <w:left w:val="none" w:sz="0" w:space="0" w:color="auto"/>
        <w:bottom w:val="none" w:sz="0" w:space="0" w:color="auto"/>
        <w:right w:val="none" w:sz="0" w:space="0" w:color="auto"/>
      </w:divBdr>
    </w:div>
    <w:div w:id="958025325">
      <w:bodyDiv w:val="1"/>
      <w:marLeft w:val="0"/>
      <w:marRight w:val="0"/>
      <w:marTop w:val="0"/>
      <w:marBottom w:val="0"/>
      <w:divBdr>
        <w:top w:val="none" w:sz="0" w:space="0" w:color="auto"/>
        <w:left w:val="none" w:sz="0" w:space="0" w:color="auto"/>
        <w:bottom w:val="none" w:sz="0" w:space="0" w:color="auto"/>
        <w:right w:val="none" w:sz="0" w:space="0" w:color="auto"/>
      </w:divBdr>
    </w:div>
    <w:div w:id="964970418">
      <w:bodyDiv w:val="1"/>
      <w:marLeft w:val="0"/>
      <w:marRight w:val="0"/>
      <w:marTop w:val="0"/>
      <w:marBottom w:val="0"/>
      <w:divBdr>
        <w:top w:val="none" w:sz="0" w:space="0" w:color="auto"/>
        <w:left w:val="none" w:sz="0" w:space="0" w:color="auto"/>
        <w:bottom w:val="none" w:sz="0" w:space="0" w:color="auto"/>
        <w:right w:val="none" w:sz="0" w:space="0" w:color="auto"/>
      </w:divBdr>
    </w:div>
    <w:div w:id="1002050795">
      <w:bodyDiv w:val="1"/>
      <w:marLeft w:val="0"/>
      <w:marRight w:val="0"/>
      <w:marTop w:val="0"/>
      <w:marBottom w:val="0"/>
      <w:divBdr>
        <w:top w:val="none" w:sz="0" w:space="0" w:color="auto"/>
        <w:left w:val="none" w:sz="0" w:space="0" w:color="auto"/>
        <w:bottom w:val="none" w:sz="0" w:space="0" w:color="auto"/>
        <w:right w:val="none" w:sz="0" w:space="0" w:color="auto"/>
      </w:divBdr>
    </w:div>
    <w:div w:id="1008098977">
      <w:bodyDiv w:val="1"/>
      <w:marLeft w:val="0"/>
      <w:marRight w:val="0"/>
      <w:marTop w:val="0"/>
      <w:marBottom w:val="0"/>
      <w:divBdr>
        <w:top w:val="none" w:sz="0" w:space="0" w:color="auto"/>
        <w:left w:val="none" w:sz="0" w:space="0" w:color="auto"/>
        <w:bottom w:val="none" w:sz="0" w:space="0" w:color="auto"/>
        <w:right w:val="none" w:sz="0" w:space="0" w:color="auto"/>
      </w:divBdr>
    </w:div>
    <w:div w:id="1020476222">
      <w:bodyDiv w:val="1"/>
      <w:marLeft w:val="0"/>
      <w:marRight w:val="0"/>
      <w:marTop w:val="0"/>
      <w:marBottom w:val="0"/>
      <w:divBdr>
        <w:top w:val="none" w:sz="0" w:space="0" w:color="auto"/>
        <w:left w:val="none" w:sz="0" w:space="0" w:color="auto"/>
        <w:bottom w:val="none" w:sz="0" w:space="0" w:color="auto"/>
        <w:right w:val="none" w:sz="0" w:space="0" w:color="auto"/>
      </w:divBdr>
    </w:div>
    <w:div w:id="1079717140">
      <w:bodyDiv w:val="1"/>
      <w:marLeft w:val="0"/>
      <w:marRight w:val="0"/>
      <w:marTop w:val="0"/>
      <w:marBottom w:val="0"/>
      <w:divBdr>
        <w:top w:val="none" w:sz="0" w:space="0" w:color="auto"/>
        <w:left w:val="none" w:sz="0" w:space="0" w:color="auto"/>
        <w:bottom w:val="none" w:sz="0" w:space="0" w:color="auto"/>
        <w:right w:val="none" w:sz="0" w:space="0" w:color="auto"/>
      </w:divBdr>
    </w:div>
    <w:div w:id="1081829827">
      <w:bodyDiv w:val="1"/>
      <w:marLeft w:val="0"/>
      <w:marRight w:val="0"/>
      <w:marTop w:val="0"/>
      <w:marBottom w:val="0"/>
      <w:divBdr>
        <w:top w:val="none" w:sz="0" w:space="0" w:color="auto"/>
        <w:left w:val="none" w:sz="0" w:space="0" w:color="auto"/>
        <w:bottom w:val="none" w:sz="0" w:space="0" w:color="auto"/>
        <w:right w:val="none" w:sz="0" w:space="0" w:color="auto"/>
      </w:divBdr>
    </w:div>
    <w:div w:id="1090200681">
      <w:bodyDiv w:val="1"/>
      <w:marLeft w:val="0"/>
      <w:marRight w:val="0"/>
      <w:marTop w:val="0"/>
      <w:marBottom w:val="0"/>
      <w:divBdr>
        <w:top w:val="none" w:sz="0" w:space="0" w:color="auto"/>
        <w:left w:val="none" w:sz="0" w:space="0" w:color="auto"/>
        <w:bottom w:val="none" w:sz="0" w:space="0" w:color="auto"/>
        <w:right w:val="none" w:sz="0" w:space="0" w:color="auto"/>
      </w:divBdr>
    </w:div>
    <w:div w:id="1100370312">
      <w:bodyDiv w:val="1"/>
      <w:marLeft w:val="0"/>
      <w:marRight w:val="0"/>
      <w:marTop w:val="0"/>
      <w:marBottom w:val="0"/>
      <w:divBdr>
        <w:top w:val="none" w:sz="0" w:space="0" w:color="auto"/>
        <w:left w:val="none" w:sz="0" w:space="0" w:color="auto"/>
        <w:bottom w:val="none" w:sz="0" w:space="0" w:color="auto"/>
        <w:right w:val="none" w:sz="0" w:space="0" w:color="auto"/>
      </w:divBdr>
    </w:div>
    <w:div w:id="1105686211">
      <w:bodyDiv w:val="1"/>
      <w:marLeft w:val="0"/>
      <w:marRight w:val="0"/>
      <w:marTop w:val="0"/>
      <w:marBottom w:val="0"/>
      <w:divBdr>
        <w:top w:val="none" w:sz="0" w:space="0" w:color="auto"/>
        <w:left w:val="none" w:sz="0" w:space="0" w:color="auto"/>
        <w:bottom w:val="none" w:sz="0" w:space="0" w:color="auto"/>
        <w:right w:val="none" w:sz="0" w:space="0" w:color="auto"/>
      </w:divBdr>
    </w:div>
    <w:div w:id="1117331594">
      <w:bodyDiv w:val="1"/>
      <w:marLeft w:val="0"/>
      <w:marRight w:val="0"/>
      <w:marTop w:val="0"/>
      <w:marBottom w:val="0"/>
      <w:divBdr>
        <w:top w:val="none" w:sz="0" w:space="0" w:color="auto"/>
        <w:left w:val="none" w:sz="0" w:space="0" w:color="auto"/>
        <w:bottom w:val="none" w:sz="0" w:space="0" w:color="auto"/>
        <w:right w:val="none" w:sz="0" w:space="0" w:color="auto"/>
      </w:divBdr>
    </w:div>
    <w:div w:id="1126510000">
      <w:bodyDiv w:val="1"/>
      <w:marLeft w:val="0"/>
      <w:marRight w:val="0"/>
      <w:marTop w:val="0"/>
      <w:marBottom w:val="0"/>
      <w:divBdr>
        <w:top w:val="none" w:sz="0" w:space="0" w:color="auto"/>
        <w:left w:val="none" w:sz="0" w:space="0" w:color="auto"/>
        <w:bottom w:val="none" w:sz="0" w:space="0" w:color="auto"/>
        <w:right w:val="none" w:sz="0" w:space="0" w:color="auto"/>
      </w:divBdr>
    </w:div>
    <w:div w:id="1130781595">
      <w:bodyDiv w:val="1"/>
      <w:marLeft w:val="0"/>
      <w:marRight w:val="0"/>
      <w:marTop w:val="0"/>
      <w:marBottom w:val="0"/>
      <w:divBdr>
        <w:top w:val="none" w:sz="0" w:space="0" w:color="auto"/>
        <w:left w:val="none" w:sz="0" w:space="0" w:color="auto"/>
        <w:bottom w:val="none" w:sz="0" w:space="0" w:color="auto"/>
        <w:right w:val="none" w:sz="0" w:space="0" w:color="auto"/>
      </w:divBdr>
    </w:div>
    <w:div w:id="1152331829">
      <w:bodyDiv w:val="1"/>
      <w:marLeft w:val="0"/>
      <w:marRight w:val="0"/>
      <w:marTop w:val="0"/>
      <w:marBottom w:val="0"/>
      <w:divBdr>
        <w:top w:val="none" w:sz="0" w:space="0" w:color="auto"/>
        <w:left w:val="none" w:sz="0" w:space="0" w:color="auto"/>
        <w:bottom w:val="none" w:sz="0" w:space="0" w:color="auto"/>
        <w:right w:val="none" w:sz="0" w:space="0" w:color="auto"/>
      </w:divBdr>
    </w:div>
    <w:div w:id="1176310182">
      <w:bodyDiv w:val="1"/>
      <w:marLeft w:val="0"/>
      <w:marRight w:val="0"/>
      <w:marTop w:val="0"/>
      <w:marBottom w:val="0"/>
      <w:divBdr>
        <w:top w:val="none" w:sz="0" w:space="0" w:color="auto"/>
        <w:left w:val="none" w:sz="0" w:space="0" w:color="auto"/>
        <w:bottom w:val="none" w:sz="0" w:space="0" w:color="auto"/>
        <w:right w:val="none" w:sz="0" w:space="0" w:color="auto"/>
      </w:divBdr>
    </w:div>
    <w:div w:id="1185704288">
      <w:bodyDiv w:val="1"/>
      <w:marLeft w:val="0"/>
      <w:marRight w:val="0"/>
      <w:marTop w:val="0"/>
      <w:marBottom w:val="0"/>
      <w:divBdr>
        <w:top w:val="none" w:sz="0" w:space="0" w:color="auto"/>
        <w:left w:val="none" w:sz="0" w:space="0" w:color="auto"/>
        <w:bottom w:val="none" w:sz="0" w:space="0" w:color="auto"/>
        <w:right w:val="none" w:sz="0" w:space="0" w:color="auto"/>
      </w:divBdr>
    </w:div>
    <w:div w:id="1194542406">
      <w:bodyDiv w:val="1"/>
      <w:marLeft w:val="0"/>
      <w:marRight w:val="0"/>
      <w:marTop w:val="0"/>
      <w:marBottom w:val="0"/>
      <w:divBdr>
        <w:top w:val="none" w:sz="0" w:space="0" w:color="auto"/>
        <w:left w:val="none" w:sz="0" w:space="0" w:color="auto"/>
        <w:bottom w:val="none" w:sz="0" w:space="0" w:color="auto"/>
        <w:right w:val="none" w:sz="0" w:space="0" w:color="auto"/>
      </w:divBdr>
    </w:div>
    <w:div w:id="1196389582">
      <w:bodyDiv w:val="1"/>
      <w:marLeft w:val="0"/>
      <w:marRight w:val="0"/>
      <w:marTop w:val="0"/>
      <w:marBottom w:val="0"/>
      <w:divBdr>
        <w:top w:val="none" w:sz="0" w:space="0" w:color="auto"/>
        <w:left w:val="none" w:sz="0" w:space="0" w:color="auto"/>
        <w:bottom w:val="none" w:sz="0" w:space="0" w:color="auto"/>
        <w:right w:val="none" w:sz="0" w:space="0" w:color="auto"/>
      </w:divBdr>
    </w:div>
    <w:div w:id="1200897980">
      <w:bodyDiv w:val="1"/>
      <w:marLeft w:val="0"/>
      <w:marRight w:val="0"/>
      <w:marTop w:val="0"/>
      <w:marBottom w:val="0"/>
      <w:divBdr>
        <w:top w:val="none" w:sz="0" w:space="0" w:color="auto"/>
        <w:left w:val="none" w:sz="0" w:space="0" w:color="auto"/>
        <w:bottom w:val="none" w:sz="0" w:space="0" w:color="auto"/>
        <w:right w:val="none" w:sz="0" w:space="0" w:color="auto"/>
      </w:divBdr>
    </w:div>
    <w:div w:id="1219702435">
      <w:bodyDiv w:val="1"/>
      <w:marLeft w:val="0"/>
      <w:marRight w:val="0"/>
      <w:marTop w:val="0"/>
      <w:marBottom w:val="0"/>
      <w:divBdr>
        <w:top w:val="none" w:sz="0" w:space="0" w:color="auto"/>
        <w:left w:val="none" w:sz="0" w:space="0" w:color="auto"/>
        <w:bottom w:val="none" w:sz="0" w:space="0" w:color="auto"/>
        <w:right w:val="none" w:sz="0" w:space="0" w:color="auto"/>
      </w:divBdr>
    </w:div>
    <w:div w:id="1231890658">
      <w:bodyDiv w:val="1"/>
      <w:marLeft w:val="0"/>
      <w:marRight w:val="0"/>
      <w:marTop w:val="0"/>
      <w:marBottom w:val="0"/>
      <w:divBdr>
        <w:top w:val="none" w:sz="0" w:space="0" w:color="auto"/>
        <w:left w:val="none" w:sz="0" w:space="0" w:color="auto"/>
        <w:bottom w:val="none" w:sz="0" w:space="0" w:color="auto"/>
        <w:right w:val="none" w:sz="0" w:space="0" w:color="auto"/>
      </w:divBdr>
    </w:div>
    <w:div w:id="1237784376">
      <w:bodyDiv w:val="1"/>
      <w:marLeft w:val="0"/>
      <w:marRight w:val="0"/>
      <w:marTop w:val="0"/>
      <w:marBottom w:val="0"/>
      <w:divBdr>
        <w:top w:val="none" w:sz="0" w:space="0" w:color="auto"/>
        <w:left w:val="none" w:sz="0" w:space="0" w:color="auto"/>
        <w:bottom w:val="none" w:sz="0" w:space="0" w:color="auto"/>
        <w:right w:val="none" w:sz="0" w:space="0" w:color="auto"/>
      </w:divBdr>
    </w:div>
    <w:div w:id="1247035352">
      <w:bodyDiv w:val="1"/>
      <w:marLeft w:val="0"/>
      <w:marRight w:val="0"/>
      <w:marTop w:val="0"/>
      <w:marBottom w:val="0"/>
      <w:divBdr>
        <w:top w:val="none" w:sz="0" w:space="0" w:color="auto"/>
        <w:left w:val="none" w:sz="0" w:space="0" w:color="auto"/>
        <w:bottom w:val="none" w:sz="0" w:space="0" w:color="auto"/>
        <w:right w:val="none" w:sz="0" w:space="0" w:color="auto"/>
      </w:divBdr>
    </w:div>
    <w:div w:id="1247109394">
      <w:bodyDiv w:val="1"/>
      <w:marLeft w:val="0"/>
      <w:marRight w:val="0"/>
      <w:marTop w:val="0"/>
      <w:marBottom w:val="0"/>
      <w:divBdr>
        <w:top w:val="none" w:sz="0" w:space="0" w:color="auto"/>
        <w:left w:val="none" w:sz="0" w:space="0" w:color="auto"/>
        <w:bottom w:val="none" w:sz="0" w:space="0" w:color="auto"/>
        <w:right w:val="none" w:sz="0" w:space="0" w:color="auto"/>
      </w:divBdr>
    </w:div>
    <w:div w:id="1275868521">
      <w:bodyDiv w:val="1"/>
      <w:marLeft w:val="0"/>
      <w:marRight w:val="0"/>
      <w:marTop w:val="0"/>
      <w:marBottom w:val="0"/>
      <w:divBdr>
        <w:top w:val="none" w:sz="0" w:space="0" w:color="auto"/>
        <w:left w:val="none" w:sz="0" w:space="0" w:color="auto"/>
        <w:bottom w:val="none" w:sz="0" w:space="0" w:color="auto"/>
        <w:right w:val="none" w:sz="0" w:space="0" w:color="auto"/>
      </w:divBdr>
    </w:div>
    <w:div w:id="1281717251">
      <w:bodyDiv w:val="1"/>
      <w:marLeft w:val="0"/>
      <w:marRight w:val="0"/>
      <w:marTop w:val="0"/>
      <w:marBottom w:val="0"/>
      <w:divBdr>
        <w:top w:val="none" w:sz="0" w:space="0" w:color="auto"/>
        <w:left w:val="none" w:sz="0" w:space="0" w:color="auto"/>
        <w:bottom w:val="none" w:sz="0" w:space="0" w:color="auto"/>
        <w:right w:val="none" w:sz="0" w:space="0" w:color="auto"/>
      </w:divBdr>
    </w:div>
    <w:div w:id="1287156551">
      <w:bodyDiv w:val="1"/>
      <w:marLeft w:val="0"/>
      <w:marRight w:val="0"/>
      <w:marTop w:val="0"/>
      <w:marBottom w:val="0"/>
      <w:divBdr>
        <w:top w:val="none" w:sz="0" w:space="0" w:color="auto"/>
        <w:left w:val="none" w:sz="0" w:space="0" w:color="auto"/>
        <w:bottom w:val="none" w:sz="0" w:space="0" w:color="auto"/>
        <w:right w:val="none" w:sz="0" w:space="0" w:color="auto"/>
      </w:divBdr>
    </w:div>
    <w:div w:id="1309432051">
      <w:bodyDiv w:val="1"/>
      <w:marLeft w:val="0"/>
      <w:marRight w:val="0"/>
      <w:marTop w:val="0"/>
      <w:marBottom w:val="0"/>
      <w:divBdr>
        <w:top w:val="none" w:sz="0" w:space="0" w:color="auto"/>
        <w:left w:val="none" w:sz="0" w:space="0" w:color="auto"/>
        <w:bottom w:val="none" w:sz="0" w:space="0" w:color="auto"/>
        <w:right w:val="none" w:sz="0" w:space="0" w:color="auto"/>
      </w:divBdr>
    </w:div>
    <w:div w:id="1320160229">
      <w:bodyDiv w:val="1"/>
      <w:marLeft w:val="0"/>
      <w:marRight w:val="0"/>
      <w:marTop w:val="0"/>
      <w:marBottom w:val="0"/>
      <w:divBdr>
        <w:top w:val="none" w:sz="0" w:space="0" w:color="auto"/>
        <w:left w:val="none" w:sz="0" w:space="0" w:color="auto"/>
        <w:bottom w:val="none" w:sz="0" w:space="0" w:color="auto"/>
        <w:right w:val="none" w:sz="0" w:space="0" w:color="auto"/>
      </w:divBdr>
    </w:div>
    <w:div w:id="1348364265">
      <w:bodyDiv w:val="1"/>
      <w:marLeft w:val="0"/>
      <w:marRight w:val="0"/>
      <w:marTop w:val="0"/>
      <w:marBottom w:val="0"/>
      <w:divBdr>
        <w:top w:val="none" w:sz="0" w:space="0" w:color="auto"/>
        <w:left w:val="none" w:sz="0" w:space="0" w:color="auto"/>
        <w:bottom w:val="none" w:sz="0" w:space="0" w:color="auto"/>
        <w:right w:val="none" w:sz="0" w:space="0" w:color="auto"/>
      </w:divBdr>
    </w:div>
    <w:div w:id="1352880886">
      <w:bodyDiv w:val="1"/>
      <w:marLeft w:val="0"/>
      <w:marRight w:val="0"/>
      <w:marTop w:val="0"/>
      <w:marBottom w:val="0"/>
      <w:divBdr>
        <w:top w:val="none" w:sz="0" w:space="0" w:color="auto"/>
        <w:left w:val="none" w:sz="0" w:space="0" w:color="auto"/>
        <w:bottom w:val="none" w:sz="0" w:space="0" w:color="auto"/>
        <w:right w:val="none" w:sz="0" w:space="0" w:color="auto"/>
      </w:divBdr>
    </w:div>
    <w:div w:id="1389451383">
      <w:bodyDiv w:val="1"/>
      <w:marLeft w:val="0"/>
      <w:marRight w:val="0"/>
      <w:marTop w:val="0"/>
      <w:marBottom w:val="0"/>
      <w:divBdr>
        <w:top w:val="none" w:sz="0" w:space="0" w:color="auto"/>
        <w:left w:val="none" w:sz="0" w:space="0" w:color="auto"/>
        <w:bottom w:val="none" w:sz="0" w:space="0" w:color="auto"/>
        <w:right w:val="none" w:sz="0" w:space="0" w:color="auto"/>
      </w:divBdr>
    </w:div>
    <w:div w:id="1398356059">
      <w:bodyDiv w:val="1"/>
      <w:marLeft w:val="0"/>
      <w:marRight w:val="0"/>
      <w:marTop w:val="0"/>
      <w:marBottom w:val="0"/>
      <w:divBdr>
        <w:top w:val="none" w:sz="0" w:space="0" w:color="auto"/>
        <w:left w:val="none" w:sz="0" w:space="0" w:color="auto"/>
        <w:bottom w:val="none" w:sz="0" w:space="0" w:color="auto"/>
        <w:right w:val="none" w:sz="0" w:space="0" w:color="auto"/>
      </w:divBdr>
    </w:div>
    <w:div w:id="1443722849">
      <w:bodyDiv w:val="1"/>
      <w:marLeft w:val="0"/>
      <w:marRight w:val="0"/>
      <w:marTop w:val="0"/>
      <w:marBottom w:val="0"/>
      <w:divBdr>
        <w:top w:val="none" w:sz="0" w:space="0" w:color="auto"/>
        <w:left w:val="none" w:sz="0" w:space="0" w:color="auto"/>
        <w:bottom w:val="none" w:sz="0" w:space="0" w:color="auto"/>
        <w:right w:val="none" w:sz="0" w:space="0" w:color="auto"/>
      </w:divBdr>
    </w:div>
    <w:div w:id="1481002766">
      <w:bodyDiv w:val="1"/>
      <w:marLeft w:val="0"/>
      <w:marRight w:val="0"/>
      <w:marTop w:val="0"/>
      <w:marBottom w:val="0"/>
      <w:divBdr>
        <w:top w:val="none" w:sz="0" w:space="0" w:color="auto"/>
        <w:left w:val="none" w:sz="0" w:space="0" w:color="auto"/>
        <w:bottom w:val="none" w:sz="0" w:space="0" w:color="auto"/>
        <w:right w:val="none" w:sz="0" w:space="0" w:color="auto"/>
      </w:divBdr>
    </w:div>
    <w:div w:id="1481967716">
      <w:bodyDiv w:val="1"/>
      <w:marLeft w:val="0"/>
      <w:marRight w:val="0"/>
      <w:marTop w:val="0"/>
      <w:marBottom w:val="0"/>
      <w:divBdr>
        <w:top w:val="none" w:sz="0" w:space="0" w:color="auto"/>
        <w:left w:val="none" w:sz="0" w:space="0" w:color="auto"/>
        <w:bottom w:val="none" w:sz="0" w:space="0" w:color="auto"/>
        <w:right w:val="none" w:sz="0" w:space="0" w:color="auto"/>
      </w:divBdr>
    </w:div>
    <w:div w:id="1507473315">
      <w:bodyDiv w:val="1"/>
      <w:marLeft w:val="0"/>
      <w:marRight w:val="0"/>
      <w:marTop w:val="0"/>
      <w:marBottom w:val="0"/>
      <w:divBdr>
        <w:top w:val="none" w:sz="0" w:space="0" w:color="auto"/>
        <w:left w:val="none" w:sz="0" w:space="0" w:color="auto"/>
        <w:bottom w:val="none" w:sz="0" w:space="0" w:color="auto"/>
        <w:right w:val="none" w:sz="0" w:space="0" w:color="auto"/>
      </w:divBdr>
    </w:div>
    <w:div w:id="1527595293">
      <w:bodyDiv w:val="1"/>
      <w:marLeft w:val="0"/>
      <w:marRight w:val="0"/>
      <w:marTop w:val="0"/>
      <w:marBottom w:val="0"/>
      <w:divBdr>
        <w:top w:val="none" w:sz="0" w:space="0" w:color="auto"/>
        <w:left w:val="none" w:sz="0" w:space="0" w:color="auto"/>
        <w:bottom w:val="none" w:sz="0" w:space="0" w:color="auto"/>
        <w:right w:val="none" w:sz="0" w:space="0" w:color="auto"/>
      </w:divBdr>
    </w:div>
    <w:div w:id="1544321726">
      <w:bodyDiv w:val="1"/>
      <w:marLeft w:val="0"/>
      <w:marRight w:val="0"/>
      <w:marTop w:val="0"/>
      <w:marBottom w:val="0"/>
      <w:divBdr>
        <w:top w:val="none" w:sz="0" w:space="0" w:color="auto"/>
        <w:left w:val="none" w:sz="0" w:space="0" w:color="auto"/>
        <w:bottom w:val="none" w:sz="0" w:space="0" w:color="auto"/>
        <w:right w:val="none" w:sz="0" w:space="0" w:color="auto"/>
      </w:divBdr>
    </w:div>
    <w:div w:id="1550145228">
      <w:bodyDiv w:val="1"/>
      <w:marLeft w:val="0"/>
      <w:marRight w:val="0"/>
      <w:marTop w:val="0"/>
      <w:marBottom w:val="0"/>
      <w:divBdr>
        <w:top w:val="none" w:sz="0" w:space="0" w:color="auto"/>
        <w:left w:val="none" w:sz="0" w:space="0" w:color="auto"/>
        <w:bottom w:val="none" w:sz="0" w:space="0" w:color="auto"/>
        <w:right w:val="none" w:sz="0" w:space="0" w:color="auto"/>
      </w:divBdr>
    </w:div>
    <w:div w:id="1552233625">
      <w:bodyDiv w:val="1"/>
      <w:marLeft w:val="0"/>
      <w:marRight w:val="0"/>
      <w:marTop w:val="0"/>
      <w:marBottom w:val="0"/>
      <w:divBdr>
        <w:top w:val="none" w:sz="0" w:space="0" w:color="auto"/>
        <w:left w:val="none" w:sz="0" w:space="0" w:color="auto"/>
        <w:bottom w:val="none" w:sz="0" w:space="0" w:color="auto"/>
        <w:right w:val="none" w:sz="0" w:space="0" w:color="auto"/>
      </w:divBdr>
    </w:div>
    <w:div w:id="1560241135">
      <w:bodyDiv w:val="1"/>
      <w:marLeft w:val="0"/>
      <w:marRight w:val="0"/>
      <w:marTop w:val="0"/>
      <w:marBottom w:val="0"/>
      <w:divBdr>
        <w:top w:val="none" w:sz="0" w:space="0" w:color="auto"/>
        <w:left w:val="none" w:sz="0" w:space="0" w:color="auto"/>
        <w:bottom w:val="none" w:sz="0" w:space="0" w:color="auto"/>
        <w:right w:val="none" w:sz="0" w:space="0" w:color="auto"/>
      </w:divBdr>
    </w:div>
    <w:div w:id="1579051792">
      <w:bodyDiv w:val="1"/>
      <w:marLeft w:val="0"/>
      <w:marRight w:val="0"/>
      <w:marTop w:val="0"/>
      <w:marBottom w:val="0"/>
      <w:divBdr>
        <w:top w:val="none" w:sz="0" w:space="0" w:color="auto"/>
        <w:left w:val="none" w:sz="0" w:space="0" w:color="auto"/>
        <w:bottom w:val="none" w:sz="0" w:space="0" w:color="auto"/>
        <w:right w:val="none" w:sz="0" w:space="0" w:color="auto"/>
      </w:divBdr>
    </w:div>
    <w:div w:id="1592856559">
      <w:bodyDiv w:val="1"/>
      <w:marLeft w:val="0"/>
      <w:marRight w:val="0"/>
      <w:marTop w:val="0"/>
      <w:marBottom w:val="0"/>
      <w:divBdr>
        <w:top w:val="none" w:sz="0" w:space="0" w:color="auto"/>
        <w:left w:val="none" w:sz="0" w:space="0" w:color="auto"/>
        <w:bottom w:val="none" w:sz="0" w:space="0" w:color="auto"/>
        <w:right w:val="none" w:sz="0" w:space="0" w:color="auto"/>
      </w:divBdr>
    </w:div>
    <w:div w:id="1594586624">
      <w:bodyDiv w:val="1"/>
      <w:marLeft w:val="0"/>
      <w:marRight w:val="0"/>
      <w:marTop w:val="0"/>
      <w:marBottom w:val="0"/>
      <w:divBdr>
        <w:top w:val="none" w:sz="0" w:space="0" w:color="auto"/>
        <w:left w:val="none" w:sz="0" w:space="0" w:color="auto"/>
        <w:bottom w:val="none" w:sz="0" w:space="0" w:color="auto"/>
        <w:right w:val="none" w:sz="0" w:space="0" w:color="auto"/>
      </w:divBdr>
    </w:div>
    <w:div w:id="1604534511">
      <w:bodyDiv w:val="1"/>
      <w:marLeft w:val="0"/>
      <w:marRight w:val="0"/>
      <w:marTop w:val="0"/>
      <w:marBottom w:val="0"/>
      <w:divBdr>
        <w:top w:val="none" w:sz="0" w:space="0" w:color="auto"/>
        <w:left w:val="none" w:sz="0" w:space="0" w:color="auto"/>
        <w:bottom w:val="none" w:sz="0" w:space="0" w:color="auto"/>
        <w:right w:val="none" w:sz="0" w:space="0" w:color="auto"/>
      </w:divBdr>
    </w:div>
    <w:div w:id="1616130101">
      <w:bodyDiv w:val="1"/>
      <w:marLeft w:val="0"/>
      <w:marRight w:val="0"/>
      <w:marTop w:val="0"/>
      <w:marBottom w:val="0"/>
      <w:divBdr>
        <w:top w:val="none" w:sz="0" w:space="0" w:color="auto"/>
        <w:left w:val="none" w:sz="0" w:space="0" w:color="auto"/>
        <w:bottom w:val="none" w:sz="0" w:space="0" w:color="auto"/>
        <w:right w:val="none" w:sz="0" w:space="0" w:color="auto"/>
      </w:divBdr>
    </w:div>
    <w:div w:id="1628774439">
      <w:bodyDiv w:val="1"/>
      <w:marLeft w:val="0"/>
      <w:marRight w:val="0"/>
      <w:marTop w:val="0"/>
      <w:marBottom w:val="0"/>
      <w:divBdr>
        <w:top w:val="none" w:sz="0" w:space="0" w:color="auto"/>
        <w:left w:val="none" w:sz="0" w:space="0" w:color="auto"/>
        <w:bottom w:val="none" w:sz="0" w:space="0" w:color="auto"/>
        <w:right w:val="none" w:sz="0" w:space="0" w:color="auto"/>
      </w:divBdr>
    </w:div>
    <w:div w:id="1646083192">
      <w:bodyDiv w:val="1"/>
      <w:marLeft w:val="0"/>
      <w:marRight w:val="0"/>
      <w:marTop w:val="0"/>
      <w:marBottom w:val="0"/>
      <w:divBdr>
        <w:top w:val="none" w:sz="0" w:space="0" w:color="auto"/>
        <w:left w:val="none" w:sz="0" w:space="0" w:color="auto"/>
        <w:bottom w:val="none" w:sz="0" w:space="0" w:color="auto"/>
        <w:right w:val="none" w:sz="0" w:space="0" w:color="auto"/>
      </w:divBdr>
    </w:div>
    <w:div w:id="1657950557">
      <w:bodyDiv w:val="1"/>
      <w:marLeft w:val="0"/>
      <w:marRight w:val="0"/>
      <w:marTop w:val="0"/>
      <w:marBottom w:val="0"/>
      <w:divBdr>
        <w:top w:val="none" w:sz="0" w:space="0" w:color="auto"/>
        <w:left w:val="none" w:sz="0" w:space="0" w:color="auto"/>
        <w:bottom w:val="none" w:sz="0" w:space="0" w:color="auto"/>
        <w:right w:val="none" w:sz="0" w:space="0" w:color="auto"/>
      </w:divBdr>
    </w:div>
    <w:div w:id="1677461459">
      <w:bodyDiv w:val="1"/>
      <w:marLeft w:val="0"/>
      <w:marRight w:val="0"/>
      <w:marTop w:val="0"/>
      <w:marBottom w:val="0"/>
      <w:divBdr>
        <w:top w:val="none" w:sz="0" w:space="0" w:color="auto"/>
        <w:left w:val="none" w:sz="0" w:space="0" w:color="auto"/>
        <w:bottom w:val="none" w:sz="0" w:space="0" w:color="auto"/>
        <w:right w:val="none" w:sz="0" w:space="0" w:color="auto"/>
      </w:divBdr>
    </w:div>
    <w:div w:id="1687512597">
      <w:bodyDiv w:val="1"/>
      <w:marLeft w:val="0"/>
      <w:marRight w:val="0"/>
      <w:marTop w:val="0"/>
      <w:marBottom w:val="0"/>
      <w:divBdr>
        <w:top w:val="none" w:sz="0" w:space="0" w:color="auto"/>
        <w:left w:val="none" w:sz="0" w:space="0" w:color="auto"/>
        <w:bottom w:val="none" w:sz="0" w:space="0" w:color="auto"/>
        <w:right w:val="none" w:sz="0" w:space="0" w:color="auto"/>
      </w:divBdr>
    </w:div>
    <w:div w:id="1694770569">
      <w:bodyDiv w:val="1"/>
      <w:marLeft w:val="0"/>
      <w:marRight w:val="0"/>
      <w:marTop w:val="0"/>
      <w:marBottom w:val="0"/>
      <w:divBdr>
        <w:top w:val="none" w:sz="0" w:space="0" w:color="auto"/>
        <w:left w:val="none" w:sz="0" w:space="0" w:color="auto"/>
        <w:bottom w:val="none" w:sz="0" w:space="0" w:color="auto"/>
        <w:right w:val="none" w:sz="0" w:space="0" w:color="auto"/>
      </w:divBdr>
    </w:div>
    <w:div w:id="1708480721">
      <w:bodyDiv w:val="1"/>
      <w:marLeft w:val="0"/>
      <w:marRight w:val="0"/>
      <w:marTop w:val="0"/>
      <w:marBottom w:val="0"/>
      <w:divBdr>
        <w:top w:val="none" w:sz="0" w:space="0" w:color="auto"/>
        <w:left w:val="none" w:sz="0" w:space="0" w:color="auto"/>
        <w:bottom w:val="none" w:sz="0" w:space="0" w:color="auto"/>
        <w:right w:val="none" w:sz="0" w:space="0" w:color="auto"/>
      </w:divBdr>
    </w:div>
    <w:div w:id="1715501181">
      <w:bodyDiv w:val="1"/>
      <w:marLeft w:val="0"/>
      <w:marRight w:val="0"/>
      <w:marTop w:val="0"/>
      <w:marBottom w:val="0"/>
      <w:divBdr>
        <w:top w:val="none" w:sz="0" w:space="0" w:color="auto"/>
        <w:left w:val="none" w:sz="0" w:space="0" w:color="auto"/>
        <w:bottom w:val="none" w:sz="0" w:space="0" w:color="auto"/>
        <w:right w:val="none" w:sz="0" w:space="0" w:color="auto"/>
      </w:divBdr>
    </w:div>
    <w:div w:id="1734813026">
      <w:bodyDiv w:val="1"/>
      <w:marLeft w:val="0"/>
      <w:marRight w:val="0"/>
      <w:marTop w:val="0"/>
      <w:marBottom w:val="0"/>
      <w:divBdr>
        <w:top w:val="none" w:sz="0" w:space="0" w:color="auto"/>
        <w:left w:val="none" w:sz="0" w:space="0" w:color="auto"/>
        <w:bottom w:val="none" w:sz="0" w:space="0" w:color="auto"/>
        <w:right w:val="none" w:sz="0" w:space="0" w:color="auto"/>
      </w:divBdr>
    </w:div>
    <w:div w:id="1773474457">
      <w:bodyDiv w:val="1"/>
      <w:marLeft w:val="0"/>
      <w:marRight w:val="0"/>
      <w:marTop w:val="0"/>
      <w:marBottom w:val="0"/>
      <w:divBdr>
        <w:top w:val="none" w:sz="0" w:space="0" w:color="auto"/>
        <w:left w:val="none" w:sz="0" w:space="0" w:color="auto"/>
        <w:bottom w:val="none" w:sz="0" w:space="0" w:color="auto"/>
        <w:right w:val="none" w:sz="0" w:space="0" w:color="auto"/>
      </w:divBdr>
    </w:div>
    <w:div w:id="1793397408">
      <w:bodyDiv w:val="1"/>
      <w:marLeft w:val="0"/>
      <w:marRight w:val="0"/>
      <w:marTop w:val="0"/>
      <w:marBottom w:val="0"/>
      <w:divBdr>
        <w:top w:val="none" w:sz="0" w:space="0" w:color="auto"/>
        <w:left w:val="none" w:sz="0" w:space="0" w:color="auto"/>
        <w:bottom w:val="none" w:sz="0" w:space="0" w:color="auto"/>
        <w:right w:val="none" w:sz="0" w:space="0" w:color="auto"/>
      </w:divBdr>
    </w:div>
    <w:div w:id="1817070779">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838381883">
      <w:bodyDiv w:val="1"/>
      <w:marLeft w:val="0"/>
      <w:marRight w:val="0"/>
      <w:marTop w:val="0"/>
      <w:marBottom w:val="0"/>
      <w:divBdr>
        <w:top w:val="none" w:sz="0" w:space="0" w:color="auto"/>
        <w:left w:val="none" w:sz="0" w:space="0" w:color="auto"/>
        <w:bottom w:val="none" w:sz="0" w:space="0" w:color="auto"/>
        <w:right w:val="none" w:sz="0" w:space="0" w:color="auto"/>
      </w:divBdr>
    </w:div>
    <w:div w:id="1861701597">
      <w:bodyDiv w:val="1"/>
      <w:marLeft w:val="0"/>
      <w:marRight w:val="0"/>
      <w:marTop w:val="0"/>
      <w:marBottom w:val="0"/>
      <w:divBdr>
        <w:top w:val="none" w:sz="0" w:space="0" w:color="auto"/>
        <w:left w:val="none" w:sz="0" w:space="0" w:color="auto"/>
        <w:bottom w:val="none" w:sz="0" w:space="0" w:color="auto"/>
        <w:right w:val="none" w:sz="0" w:space="0" w:color="auto"/>
      </w:divBdr>
    </w:div>
    <w:div w:id="1863519426">
      <w:bodyDiv w:val="1"/>
      <w:marLeft w:val="0"/>
      <w:marRight w:val="0"/>
      <w:marTop w:val="0"/>
      <w:marBottom w:val="0"/>
      <w:divBdr>
        <w:top w:val="none" w:sz="0" w:space="0" w:color="auto"/>
        <w:left w:val="none" w:sz="0" w:space="0" w:color="auto"/>
        <w:bottom w:val="none" w:sz="0" w:space="0" w:color="auto"/>
        <w:right w:val="none" w:sz="0" w:space="0" w:color="auto"/>
      </w:divBdr>
    </w:div>
    <w:div w:id="1868371716">
      <w:bodyDiv w:val="1"/>
      <w:marLeft w:val="0"/>
      <w:marRight w:val="0"/>
      <w:marTop w:val="0"/>
      <w:marBottom w:val="0"/>
      <w:divBdr>
        <w:top w:val="none" w:sz="0" w:space="0" w:color="auto"/>
        <w:left w:val="none" w:sz="0" w:space="0" w:color="auto"/>
        <w:bottom w:val="none" w:sz="0" w:space="0" w:color="auto"/>
        <w:right w:val="none" w:sz="0" w:space="0" w:color="auto"/>
      </w:divBdr>
    </w:div>
    <w:div w:id="1868911672">
      <w:bodyDiv w:val="1"/>
      <w:marLeft w:val="0"/>
      <w:marRight w:val="0"/>
      <w:marTop w:val="0"/>
      <w:marBottom w:val="0"/>
      <w:divBdr>
        <w:top w:val="none" w:sz="0" w:space="0" w:color="auto"/>
        <w:left w:val="none" w:sz="0" w:space="0" w:color="auto"/>
        <w:bottom w:val="none" w:sz="0" w:space="0" w:color="auto"/>
        <w:right w:val="none" w:sz="0" w:space="0" w:color="auto"/>
      </w:divBdr>
    </w:div>
    <w:div w:id="1873837970">
      <w:bodyDiv w:val="1"/>
      <w:marLeft w:val="0"/>
      <w:marRight w:val="0"/>
      <w:marTop w:val="0"/>
      <w:marBottom w:val="0"/>
      <w:divBdr>
        <w:top w:val="none" w:sz="0" w:space="0" w:color="auto"/>
        <w:left w:val="none" w:sz="0" w:space="0" w:color="auto"/>
        <w:bottom w:val="none" w:sz="0" w:space="0" w:color="auto"/>
        <w:right w:val="none" w:sz="0" w:space="0" w:color="auto"/>
      </w:divBdr>
    </w:div>
    <w:div w:id="1877234459">
      <w:bodyDiv w:val="1"/>
      <w:marLeft w:val="0"/>
      <w:marRight w:val="0"/>
      <w:marTop w:val="0"/>
      <w:marBottom w:val="0"/>
      <w:divBdr>
        <w:top w:val="none" w:sz="0" w:space="0" w:color="auto"/>
        <w:left w:val="none" w:sz="0" w:space="0" w:color="auto"/>
        <w:bottom w:val="none" w:sz="0" w:space="0" w:color="auto"/>
        <w:right w:val="none" w:sz="0" w:space="0" w:color="auto"/>
      </w:divBdr>
    </w:div>
    <w:div w:id="1878737140">
      <w:bodyDiv w:val="1"/>
      <w:marLeft w:val="0"/>
      <w:marRight w:val="0"/>
      <w:marTop w:val="0"/>
      <w:marBottom w:val="0"/>
      <w:divBdr>
        <w:top w:val="none" w:sz="0" w:space="0" w:color="auto"/>
        <w:left w:val="none" w:sz="0" w:space="0" w:color="auto"/>
        <w:bottom w:val="none" w:sz="0" w:space="0" w:color="auto"/>
        <w:right w:val="none" w:sz="0" w:space="0" w:color="auto"/>
      </w:divBdr>
    </w:div>
    <w:div w:id="1903100177">
      <w:bodyDiv w:val="1"/>
      <w:marLeft w:val="0"/>
      <w:marRight w:val="0"/>
      <w:marTop w:val="0"/>
      <w:marBottom w:val="0"/>
      <w:divBdr>
        <w:top w:val="none" w:sz="0" w:space="0" w:color="auto"/>
        <w:left w:val="none" w:sz="0" w:space="0" w:color="auto"/>
        <w:bottom w:val="none" w:sz="0" w:space="0" w:color="auto"/>
        <w:right w:val="none" w:sz="0" w:space="0" w:color="auto"/>
      </w:divBdr>
    </w:div>
    <w:div w:id="1903952586">
      <w:bodyDiv w:val="1"/>
      <w:marLeft w:val="0"/>
      <w:marRight w:val="0"/>
      <w:marTop w:val="0"/>
      <w:marBottom w:val="0"/>
      <w:divBdr>
        <w:top w:val="none" w:sz="0" w:space="0" w:color="auto"/>
        <w:left w:val="none" w:sz="0" w:space="0" w:color="auto"/>
        <w:bottom w:val="none" w:sz="0" w:space="0" w:color="auto"/>
        <w:right w:val="none" w:sz="0" w:space="0" w:color="auto"/>
      </w:divBdr>
    </w:div>
    <w:div w:id="1908563124">
      <w:bodyDiv w:val="1"/>
      <w:marLeft w:val="0"/>
      <w:marRight w:val="0"/>
      <w:marTop w:val="0"/>
      <w:marBottom w:val="0"/>
      <w:divBdr>
        <w:top w:val="none" w:sz="0" w:space="0" w:color="auto"/>
        <w:left w:val="none" w:sz="0" w:space="0" w:color="auto"/>
        <w:bottom w:val="none" w:sz="0" w:space="0" w:color="auto"/>
        <w:right w:val="none" w:sz="0" w:space="0" w:color="auto"/>
      </w:divBdr>
    </w:div>
    <w:div w:id="1910069561">
      <w:bodyDiv w:val="1"/>
      <w:marLeft w:val="0"/>
      <w:marRight w:val="0"/>
      <w:marTop w:val="0"/>
      <w:marBottom w:val="0"/>
      <w:divBdr>
        <w:top w:val="none" w:sz="0" w:space="0" w:color="auto"/>
        <w:left w:val="none" w:sz="0" w:space="0" w:color="auto"/>
        <w:bottom w:val="none" w:sz="0" w:space="0" w:color="auto"/>
        <w:right w:val="none" w:sz="0" w:space="0" w:color="auto"/>
      </w:divBdr>
    </w:div>
    <w:div w:id="2007706197">
      <w:bodyDiv w:val="1"/>
      <w:marLeft w:val="0"/>
      <w:marRight w:val="0"/>
      <w:marTop w:val="0"/>
      <w:marBottom w:val="0"/>
      <w:divBdr>
        <w:top w:val="none" w:sz="0" w:space="0" w:color="auto"/>
        <w:left w:val="none" w:sz="0" w:space="0" w:color="auto"/>
        <w:bottom w:val="none" w:sz="0" w:space="0" w:color="auto"/>
        <w:right w:val="none" w:sz="0" w:space="0" w:color="auto"/>
      </w:divBdr>
    </w:div>
    <w:div w:id="2049067976">
      <w:bodyDiv w:val="1"/>
      <w:marLeft w:val="0"/>
      <w:marRight w:val="0"/>
      <w:marTop w:val="0"/>
      <w:marBottom w:val="0"/>
      <w:divBdr>
        <w:top w:val="none" w:sz="0" w:space="0" w:color="auto"/>
        <w:left w:val="none" w:sz="0" w:space="0" w:color="auto"/>
        <w:bottom w:val="none" w:sz="0" w:space="0" w:color="auto"/>
        <w:right w:val="none" w:sz="0" w:space="0" w:color="auto"/>
      </w:divBdr>
    </w:div>
    <w:div w:id="2055958898">
      <w:bodyDiv w:val="1"/>
      <w:marLeft w:val="0"/>
      <w:marRight w:val="0"/>
      <w:marTop w:val="0"/>
      <w:marBottom w:val="0"/>
      <w:divBdr>
        <w:top w:val="none" w:sz="0" w:space="0" w:color="auto"/>
        <w:left w:val="none" w:sz="0" w:space="0" w:color="auto"/>
        <w:bottom w:val="none" w:sz="0" w:space="0" w:color="auto"/>
        <w:right w:val="none" w:sz="0" w:space="0" w:color="auto"/>
      </w:divBdr>
    </w:div>
    <w:div w:id="2070223643">
      <w:bodyDiv w:val="1"/>
      <w:marLeft w:val="0"/>
      <w:marRight w:val="0"/>
      <w:marTop w:val="0"/>
      <w:marBottom w:val="0"/>
      <w:divBdr>
        <w:top w:val="none" w:sz="0" w:space="0" w:color="auto"/>
        <w:left w:val="none" w:sz="0" w:space="0" w:color="auto"/>
        <w:bottom w:val="none" w:sz="0" w:space="0" w:color="auto"/>
        <w:right w:val="none" w:sz="0" w:space="0" w:color="auto"/>
      </w:divBdr>
    </w:div>
    <w:div w:id="2073189541">
      <w:bodyDiv w:val="1"/>
      <w:marLeft w:val="0"/>
      <w:marRight w:val="0"/>
      <w:marTop w:val="0"/>
      <w:marBottom w:val="0"/>
      <w:divBdr>
        <w:top w:val="none" w:sz="0" w:space="0" w:color="auto"/>
        <w:left w:val="none" w:sz="0" w:space="0" w:color="auto"/>
        <w:bottom w:val="none" w:sz="0" w:space="0" w:color="auto"/>
        <w:right w:val="none" w:sz="0" w:space="0" w:color="auto"/>
      </w:divBdr>
    </w:div>
    <w:div w:id="2079281977">
      <w:bodyDiv w:val="1"/>
      <w:marLeft w:val="0"/>
      <w:marRight w:val="0"/>
      <w:marTop w:val="0"/>
      <w:marBottom w:val="0"/>
      <w:divBdr>
        <w:top w:val="none" w:sz="0" w:space="0" w:color="auto"/>
        <w:left w:val="none" w:sz="0" w:space="0" w:color="auto"/>
        <w:bottom w:val="none" w:sz="0" w:space="0" w:color="auto"/>
        <w:right w:val="none" w:sz="0" w:space="0" w:color="auto"/>
      </w:divBdr>
    </w:div>
    <w:div w:id="2130083506">
      <w:bodyDiv w:val="1"/>
      <w:marLeft w:val="0"/>
      <w:marRight w:val="0"/>
      <w:marTop w:val="0"/>
      <w:marBottom w:val="0"/>
      <w:divBdr>
        <w:top w:val="none" w:sz="0" w:space="0" w:color="auto"/>
        <w:left w:val="none" w:sz="0" w:space="0" w:color="auto"/>
        <w:bottom w:val="none" w:sz="0" w:space="0" w:color="auto"/>
        <w:right w:val="none" w:sz="0" w:space="0" w:color="auto"/>
      </w:divBdr>
    </w:div>
    <w:div w:id="2134591069">
      <w:bodyDiv w:val="1"/>
      <w:marLeft w:val="0"/>
      <w:marRight w:val="0"/>
      <w:marTop w:val="0"/>
      <w:marBottom w:val="0"/>
      <w:divBdr>
        <w:top w:val="none" w:sz="0" w:space="0" w:color="auto"/>
        <w:left w:val="none" w:sz="0" w:space="0" w:color="auto"/>
        <w:bottom w:val="none" w:sz="0" w:space="0" w:color="auto"/>
        <w:right w:val="none" w:sz="0" w:space="0" w:color="auto"/>
      </w:divBdr>
    </w:div>
    <w:div w:id="21376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Ger18</b:Tag>
    <b:SourceType>JournalArticle</b:SourceType>
    <b:Guid>{ED167CB4-CADE-434F-B2D0-CE39B9B3EBFF}</b:Guid>
    <b:Title>Learning our way out of environmental policy problems: a review of the scholarship</b:Title>
    <b:JournalName>Policy Sciences</b:JournalName>
    <b:Year>2018</b:Year>
    <b:Pages>335–371</b:Pages>
    <b:Volume>51</b:Volume>
    <b:Author>
      <b:Author>
        <b:NameList>
          <b:Person>
            <b:Last>Gerlak</b:Last>
            <b:Middle>K.</b:Middle>
            <b:First>Andrea</b:First>
          </b:Person>
          <b:Person>
            <b:Last>Heikkila</b:Last>
            <b:First>Tanya</b:First>
          </b:Person>
          <b:Person>
            <b:Last>Smolinski</b:Last>
            <b:Middle>L.</b:Middle>
            <b:First>Sharon</b:First>
          </b:Person>
          <b:Person>
            <b:Last>Huitema</b:Last>
            <b:First>Dave</b:First>
          </b:Person>
          <b:Person>
            <b:Last>Armitage</b:Last>
            <b:First>Derek</b:First>
          </b:Person>
        </b:NameList>
      </b:Author>
    </b:Author>
    <b:DOI>10.1007/s11077-017-9278-0</b:DOI>
    <b:RefOrder>2</b:RefOrder>
  </b:Source>
  <b:Source>
    <b:Tag>Plü24</b:Tag>
    <b:SourceType>JournalArticle</b:SourceType>
    <b:Guid>{0EBAA577-D135-4162-9D11-114B4F282E38}</b:Guid>
    <b:Title>When does policy learning lead to policy change? Exploring the causal chain from learning to change</b:Title>
    <b:JournalName>International Review of Public Policy</b:JournalName>
    <b:Year>2024</b:Year>
    <b:Volume>6</b:Volume>
    <b:Issue>2</b:Issue>
    <b:DOI>10.4000/138rk</b:DOI>
    <b:Author>
      <b:Author>
        <b:NameList>
          <b:Person>
            <b:Last>Plümer</b:Last>
            <b:First>Sandra</b:First>
          </b:Person>
        </b:NameList>
      </b:Author>
    </b:Author>
    <b:RefOrder>3</b:RefOrder>
  </b:Source>
  <b:Source>
    <b:Tag>Möc24</b:Tag>
    <b:SourceType>JournalArticle</b:SourceType>
    <b:Guid>{539F3E05-3C6D-48C4-9932-2AF4529DBE83}</b:Guid>
    <b:Title>Policy learning in the face of ambiguity: Puzzling and powering in multiple streams</b:Title>
    <b:Year>2024</b:Year>
    <b:Author>
      <b:Author>
        <b:NameList>
          <b:Person>
            <b:Last>Möck</b:Last>
            <b:First>Malte</b:First>
          </b:Person>
          <b:Person>
            <b:Last>Feindt</b:Last>
            <b:Middle>H.</b:Middle>
            <b:First>Peter</b:First>
          </b:Person>
        </b:NameList>
      </b:Author>
    </b:Author>
    <b:JournalName>International Review of Public Policy</b:JournalName>
    <b:Volume>6</b:Volume>
    <b:Issue>2</b:Issue>
    <b:DOI>10.4000/130zk</b:DOI>
    <b:RefOrder>4</b:RefOrder>
  </b:Source>
  <b:Source>
    <b:Tag>Rad22</b:Tag>
    <b:SourceType>JournalArticle</b:SourceType>
    <b:Guid>{22CBB20C-CC34-4A72-840E-9771259D0E5D}</b:Guid>
    <b:Title>Policy Learning and European Integration</b:Title>
    <b:JournalName>Journal of Common Market Studies</b:JournalName>
    <b:Year>2022</b:Year>
    <b:Pages>12-25</b:Pages>
    <b:Author>
      <b:Author>
        <b:NameList>
          <b:Person>
            <b:Last>Radaelli</b:Last>
            <b:Middle>M.</b:Middle>
            <b:First>Claudio</b:First>
          </b:Person>
        </b:NameList>
      </b:Author>
    </b:Author>
    <b:Volume>60</b:Volume>
    <b:DOI>10.1111/jcms.13432</b:DOI>
    <b:RefOrder>5</b:RefOrder>
  </b:Source>
  <b:Source>
    <b:Tag>Sab93</b:Tag>
    <b:SourceType>Book</b:SourceType>
    <b:Guid>{232B5307-06B0-4ACB-A2CF-AB711A61F584}</b:Guid>
    <b:Title>Policy change and learning: An advocacy coalition approach</b:Title>
    <b:Year>1993</b:Year>
    <b:City>Boulder, CO</b:City>
    <b:Publisher>Westview Press</b:Publisher>
    <b:Author>
      <b:Author>
        <b:NameList>
          <b:Person>
            <b:Last>Sabatier</b:Last>
            <b:First>P.</b:First>
          </b:Person>
          <b:Person>
            <b:Last>Jenkins-Smith</b:Last>
            <b:First>H.</b:First>
          </b:Person>
        </b:NameList>
      </b:Author>
    </b:Author>
    <b:RefOrder>6</b:RefOrder>
  </b:Source>
  <b:Source>
    <b:Tag>Goy182</b:Tag>
    <b:SourceType>JournalArticle</b:SourceType>
    <b:Guid>{F160D265-4F15-4E7A-864E-E6E2ACC6640C}</b:Guid>
    <b:Title>Framework or metaphor? Analysing the status of policy learning in the policy sciences</b:Title>
    <b:JournalName>Journal of Asian Public Policy</b:JournalName>
    <b:Year>2018</b:Year>
    <b:Pages>257-273</b:Pages>
    <b:Author>
      <b:Author>
        <b:NameList>
          <b:Person>
            <b:Last>Goyal</b:Last>
            <b:First>Nihit</b:First>
          </b:Person>
          <b:Person>
            <b:Last>Howlett</b:Last>
            <b:First>Michael</b:First>
          </b:Person>
        </b:NameList>
      </b:Author>
    </b:Author>
    <b:Volume>12</b:Volume>
    <b:Issue>3</b:Issue>
    <b:DOI>10.1080/17516234.2018.1493768</b:DOI>
    <b:RefOrder>7</b:RefOrder>
  </b:Source>
  <b:Source>
    <b:Tag>Zit091</b:Tag>
    <b:SourceType>JournalArticle</b:SourceType>
    <b:Guid>{938B07E1-681D-4A90-BA6F-BE18D0004020}</b:Guid>
    <b:Title>European agencies as agents of governance and EU learning</b:Title>
    <b:JournalName>Journal of European Public Policy</b:JournalName>
    <b:Year>2009</b:Year>
    <b:Pages>1224-1243</b:Pages>
    <b:Author>
      <b:Author>
        <b:NameList>
          <b:Person>
            <b:Last>Zito</b:Last>
            <b:Middle>R.</b:Middle>
            <b:First>Anthony</b:First>
          </b:Person>
        </b:NameList>
      </b:Author>
    </b:Author>
    <b:Volume>16</b:Volume>
    <b:Issue>8</b:Issue>
    <b:DOI>10.1080/13501760903332795</b:DOI>
    <b:RefOrder>8</b:RefOrder>
  </b:Source>
  <b:Source>
    <b:Tag>Cha17</b:Tag>
    <b:SourceType>JournalArticle</b:SourceType>
    <b:Guid>{095C37EE-48C1-4A77-8AAC-610A3C226D85}</b:Guid>
    <b:Title>Governance change and governance learning in Europe: stakeholder participation in environmental policy implementation</b:Title>
    <b:JournalName>Policy and Society</b:JournalName>
    <b:Year>2017</b:Year>
    <b:Pages>288-303</b:Pages>
    <b:Volume>36</b:Volume>
    <b:Issue>2</b:Issue>
    <b:URL>https://doi.org/10.1080/14494035.2017.1320854</b:URL>
    <b:Author>
      <b:Author>
        <b:NameList>
          <b:Person>
            <b:Last>Challies</b:Last>
            <b:First>Edward</b:First>
          </b:Person>
          <b:Person>
            <b:Last>Newig</b:Last>
            <b:First>Jens</b:First>
          </b:Person>
          <b:Person>
            <b:Last>Kochskämper</b:Last>
            <b:First>Elisa</b:First>
          </b:Person>
          <b:Person>
            <b:Last>Jager</b:Last>
            <b:Middle>W.</b:Middle>
            <b:First>Nicolas</b:First>
          </b:Person>
        </b:NameList>
      </b:Author>
    </b:Author>
    <b:RefOrder>9</b:RefOrder>
  </b:Source>
  <b:Source>
    <b:Tag>Sha18</b:Tag>
    <b:SourceType>BookSection</b:SourceType>
    <b:Guid>{02EED762-5328-4D3A-BA3E-EB8F19F0B242}</b:Guid>
    <b:Title>The Narrative Policy Framework</b:Title>
    <b:BookTitle>Theories of the policy process</b:BookTitle>
    <b:Year>2018</b:Year>
    <b:City>New York</b:City>
    <b:Publisher>Routeledge</b:Publisher>
    <b:Author>
      <b:Author>
        <b:NameList>
          <b:Person>
            <b:Last>Shanahan</b:Last>
            <b:Middle>A.</b:Middle>
            <b:First>Elizabeth</b:First>
          </b:Person>
          <b:Person>
            <b:Last>Jones</b:Last>
            <b:Middle>D.</b:Middle>
            <b:First>Michael</b:First>
          </b:Person>
          <b:Person>
            <b:Last>Mcbeth</b:Last>
            <b:Middle>K.</b:Middle>
            <b:First>Mark</b:First>
          </b:Person>
          <b:Person>
            <b:Last>Radaelli</b:Last>
            <b:Middle>M.</b:Middle>
            <b:First>Claudio</b:First>
          </b:Person>
        </b:NameList>
      </b:Author>
    </b:Author>
    <b:RefOrder>10</b:RefOrder>
  </b:Source>
  <b:Source>
    <b:Tag>Zak251</b:Tag>
    <b:SourceType>JournalArticle</b:SourceType>
    <b:Guid>{7418C746-8306-47B6-B14D-52A3FD971FE8}</b:Guid>
    <b:Title>Conceptualising Organisational Policy Learning: Triggers, Processes, Outcomes, and Implications for policy and governance change</b:Title>
    <b:JournalName>Australian Journal of Public Administration</b:JournalName>
    <b:Year>2025</b:Year>
    <b:Author>
      <b:Author>
        <b:NameList>
          <b:Person>
            <b:Last>Zaki</b:Last>
            <b:Middle>L.</b:Middle>
            <b:First>Bishoy</b:First>
          </b:Person>
        </b:NameList>
      </b:Author>
    </b:Author>
    <b:DOI>10.1111/1467-8500.70031</b:DOI>
    <b:RefOrder>1</b:RefOrder>
  </b:Source>
</b:Sources>
</file>

<file path=customXml/itemProps1.xml><?xml version="1.0" encoding="utf-8"?>
<ds:datastoreItem xmlns:ds="http://schemas.openxmlformats.org/officeDocument/2006/customXml" ds:itemID="{45E1A6D9-AACC-4BE0-8C7A-58B41D9DC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86</Pages>
  <Words>28421</Words>
  <Characters>170527</Characters>
  <Application>Microsoft Office Word</Application>
  <DocSecurity>0</DocSecurity>
  <Lines>2545</Lines>
  <Paragraphs>734</Paragraphs>
  <ScaleCrop>false</ScaleCrop>
  <Company/>
  <LinksUpToDate>false</LinksUpToDate>
  <CharactersWithSpaces>198214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Learning and Information Processing Dynamics</dc:title>
  <dc:creator>Bishoy Zaki</dc:creator>
  <cp:keywords/>
  <cp:lastModifiedBy>Nowlin, Matthew Christopher</cp:lastModifiedBy>
  <cp:revision>4</cp:revision>
  <dcterms:created xsi:type="dcterms:W3CDTF">2026-02-16T13:21:00Z</dcterms:created>
  <dcterms:modified xsi:type="dcterms:W3CDTF">2026-02-24T14:25:00Z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/Users/matthewnowlin/Library/CloudStorage/Dropbox/Projects/Manuscript-Files/csl/apa-7th.csl</vt:lpwstr>
  </property>
  <property fmtid="{D5CDD505-2E9C-101B-9397-08002B2CF9AE}" pid="7" name="fig-cap-location">
    <vt:lpwstr>top</vt:lpwstr>
  </property>
  <property fmtid="{D5CDD505-2E9C-101B-9397-08002B2CF9AE}" pid="8" name="fontfamily">
    <vt:lpwstr>ebgaramond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template-partials">
    <vt:lpwstr/>
  </property>
  <property fmtid="{D5CDD505-2E9C-101B-9397-08002B2CF9AE}" pid="15" name="toc-title">
    <vt:lpwstr>Table of contents</vt:lpwstr>
  </property>
</Properties>
</file>